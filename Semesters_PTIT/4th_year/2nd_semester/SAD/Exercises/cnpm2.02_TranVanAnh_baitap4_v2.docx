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8491F" w14:textId="77777777" w:rsidR="009A1D3C" w:rsidRDefault="00074EDA" w:rsidP="00AC57F2">
      <w:pPr>
        <w:spacing w:before="0"/>
        <w:ind w:left="0" w:firstLine="0"/>
      </w:pPr>
      <w:r>
        <w:t>Họ tên: Trần Vân Anh</w:t>
      </w:r>
    </w:p>
    <w:p w14:paraId="65EA27FD" w14:textId="208AD5FA" w:rsidR="00074EDA" w:rsidDel="00126DE8" w:rsidRDefault="00074EDA" w:rsidP="00AC57F2">
      <w:pPr>
        <w:spacing w:before="0"/>
        <w:ind w:left="0" w:firstLine="0"/>
        <w:rPr>
          <w:del w:id="0" w:author="Trần Vân Anh" w:date="2024-03-26T09:20:00Z"/>
        </w:rPr>
      </w:pPr>
      <w:r>
        <w:t xml:space="preserve">MSV: </w:t>
      </w:r>
      <w:r w:rsidR="00AF5438">
        <w:t>B20DCCN075</w:t>
      </w:r>
    </w:p>
    <w:p w14:paraId="093F9318" w14:textId="5FE2E92C" w:rsidR="00126DE8" w:rsidRDefault="00126DE8" w:rsidP="00A215F1">
      <w:pPr>
        <w:spacing w:before="0"/>
        <w:ind w:left="0" w:firstLine="0"/>
        <w:rPr>
          <w:ins w:id="1" w:author="Trần Vân Anh" w:date="2024-04-08T23:24:00Z"/>
        </w:rPr>
      </w:pPr>
    </w:p>
    <w:p w14:paraId="7AAEE8A1" w14:textId="764CFE42" w:rsidR="00126DE8" w:rsidRDefault="00126DE8" w:rsidP="00126DE8">
      <w:pPr>
        <w:ind w:left="0" w:firstLine="0"/>
        <w:rPr>
          <w:ins w:id="2" w:author="Trần Vân Anh" w:date="2024-04-08T23:24:00Z"/>
          <w:b/>
        </w:rPr>
      </w:pPr>
      <w:ins w:id="3" w:author="Trần Vân Anh" w:date="2024-04-08T23:24:00Z">
        <w:r>
          <w:rPr>
            <w:b/>
          </w:rPr>
          <w:t>I</w:t>
        </w:r>
        <w:bookmarkStart w:id="4" w:name="_GoBack"/>
        <w:bookmarkEnd w:id="4"/>
        <w:r>
          <w:rPr>
            <w:b/>
          </w:rPr>
          <w:t>. Câu 1-5</w:t>
        </w:r>
      </w:ins>
    </w:p>
    <w:p w14:paraId="231F72BC" w14:textId="77777777" w:rsidR="00126DE8" w:rsidRDefault="00126DE8" w:rsidP="00126DE8">
      <w:pPr>
        <w:rPr>
          <w:ins w:id="5" w:author="Trần Vân Anh" w:date="2024-04-08T23:24:00Z"/>
          <w:rFonts w:cs="Times New Roman"/>
          <w:sz w:val="28"/>
          <w:szCs w:val="28"/>
        </w:rPr>
      </w:pPr>
      <w:ins w:id="6" w:author="Trần Vân Anh" w:date="2024-04-08T23:24:00Z">
        <w:r>
          <w:rPr>
            <w:rFonts w:cs="Times New Roman"/>
            <w:sz w:val="28"/>
            <w:szCs w:val="28"/>
          </w:rPr>
          <w:t>Functionalities</w:t>
        </w:r>
      </w:ins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56"/>
        <w:gridCol w:w="2183"/>
        <w:gridCol w:w="5811"/>
      </w:tblGrid>
      <w:tr w:rsidR="00126DE8" w14:paraId="723509D9" w14:textId="77777777" w:rsidTr="009C73E5">
        <w:trPr>
          <w:ins w:id="7" w:author="Trần Vân Anh" w:date="2024-04-08T23:24:00Z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14EB9" w14:textId="77777777" w:rsidR="00126DE8" w:rsidRDefault="00126DE8" w:rsidP="009C73E5">
            <w:pPr>
              <w:rPr>
                <w:ins w:id="8" w:author="Trần Vân Anh" w:date="2024-04-08T23:24:00Z"/>
                <w:rFonts w:cs="Times New Roman"/>
                <w:sz w:val="28"/>
                <w:szCs w:val="28"/>
              </w:rPr>
            </w:pPr>
            <w:ins w:id="9" w:author="Trần Vân Anh" w:date="2024-04-08T23:24:00Z">
              <w:r>
                <w:rPr>
                  <w:rFonts w:cs="Times New Roman"/>
                  <w:sz w:val="28"/>
                  <w:szCs w:val="28"/>
                </w:rPr>
                <w:t>Actor</w:t>
              </w:r>
            </w:ins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5BA10" w14:textId="77777777" w:rsidR="00126DE8" w:rsidRDefault="00126DE8" w:rsidP="009C73E5">
            <w:pPr>
              <w:rPr>
                <w:ins w:id="10" w:author="Trần Vân Anh" w:date="2024-04-08T23:24:00Z"/>
                <w:rFonts w:cs="Times New Roman"/>
                <w:sz w:val="28"/>
                <w:szCs w:val="28"/>
              </w:rPr>
            </w:pPr>
            <w:ins w:id="11" w:author="Trần Vân Anh" w:date="2024-04-08T23:24:00Z">
              <w:r>
                <w:rPr>
                  <w:rFonts w:cs="Times New Roman"/>
                  <w:sz w:val="28"/>
                  <w:szCs w:val="28"/>
                </w:rPr>
                <w:t>Functionalities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FF41E" w14:textId="77777777" w:rsidR="00126DE8" w:rsidRDefault="00126DE8" w:rsidP="009C73E5">
            <w:pPr>
              <w:rPr>
                <w:ins w:id="12" w:author="Trần Vân Anh" w:date="2024-04-08T23:24:00Z"/>
                <w:rFonts w:cs="Times New Roman"/>
                <w:sz w:val="28"/>
                <w:szCs w:val="28"/>
              </w:rPr>
            </w:pPr>
            <w:ins w:id="13" w:author="Trần Vân Anh" w:date="2024-04-08T23:24:00Z">
              <w:r>
                <w:rPr>
                  <w:rFonts w:cs="Times New Roman"/>
                  <w:sz w:val="28"/>
                  <w:szCs w:val="28"/>
                </w:rPr>
                <w:t xml:space="preserve">Detailed Description </w:t>
              </w:r>
            </w:ins>
          </w:p>
        </w:tc>
      </w:tr>
      <w:tr w:rsidR="00126DE8" w14:paraId="54858BBA" w14:textId="77777777" w:rsidTr="009C73E5">
        <w:trPr>
          <w:trHeight w:val="333"/>
          <w:ins w:id="14" w:author="Trần Vân Anh" w:date="2024-04-08T23:24:00Z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7B9B2" w14:textId="77777777" w:rsidR="00126DE8" w:rsidRDefault="00126DE8" w:rsidP="009C73E5">
            <w:pPr>
              <w:rPr>
                <w:ins w:id="15" w:author="Trần Vân Anh" w:date="2024-04-08T23:24:00Z"/>
                <w:rFonts w:cs="Times New Roman"/>
                <w:sz w:val="28"/>
                <w:szCs w:val="28"/>
              </w:rPr>
            </w:pPr>
            <w:ins w:id="16" w:author="Trần Vân Anh" w:date="2024-04-08T23:24:00Z">
              <w:r>
                <w:rPr>
                  <w:rFonts w:cs="Times New Roman"/>
                  <w:sz w:val="28"/>
                  <w:szCs w:val="28"/>
                </w:rPr>
                <w:t>Customer</w:t>
              </w:r>
            </w:ins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BE936" w14:textId="77777777" w:rsidR="00126DE8" w:rsidRDefault="00126DE8" w:rsidP="009C73E5">
            <w:pPr>
              <w:pStyle w:val="ListParagraph"/>
              <w:ind w:left="0"/>
              <w:rPr>
                <w:ins w:id="17" w:author="Trần Vân Anh" w:date="2024-04-08T23:24:00Z"/>
                <w:rFonts w:cs="Times New Roman"/>
                <w:sz w:val="28"/>
                <w:szCs w:val="28"/>
              </w:rPr>
            </w:pPr>
            <w:ins w:id="18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Tìm Kiếm (Search)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E86B8" w14:textId="77777777" w:rsidR="00126DE8" w:rsidRDefault="00126DE8" w:rsidP="00126DE8">
            <w:pPr>
              <w:pStyle w:val="ListParagraph"/>
              <w:numPr>
                <w:ilvl w:val="0"/>
                <w:numId w:val="10"/>
              </w:numPr>
              <w:spacing w:before="100" w:beforeAutospacing="1" w:line="254" w:lineRule="auto"/>
              <w:rPr>
                <w:ins w:id="19" w:author="Trần Vân Anh" w:date="2024-04-08T23:24:00Z"/>
                <w:rFonts w:cs="Times New Roman"/>
                <w:sz w:val="28"/>
                <w:szCs w:val="28"/>
              </w:rPr>
            </w:pPr>
            <w:ins w:id="20" w:author="Trần Vân Anh" w:date="2024-04-08T23:24:00Z">
              <w:r>
                <w:rPr>
                  <w:rStyle w:val="15"/>
                  <w:rFonts w:eastAsia="Calibri" w:cs="Times New Roman"/>
                  <w:sz w:val="28"/>
                  <w:szCs w:val="28"/>
                </w:rPr>
                <w:t>By Browser</w:t>
              </w:r>
              <w:r>
                <w:rPr>
                  <w:rFonts w:eastAsia="Calibri" w:cs="Times New Roman"/>
                  <w:sz w:val="28"/>
                  <w:szCs w:val="28"/>
                </w:rPr>
                <w:t>: Người sử dụng có thể duyệt trên web và chọn mặt hàng mình muốn để thêm vào giỏ hàng. Người sử dụng có thể xem chi tiết mặt hàng.</w:t>
              </w:r>
            </w:ins>
          </w:p>
          <w:p w14:paraId="53A33355" w14:textId="77777777" w:rsidR="00126DE8" w:rsidRDefault="00126DE8" w:rsidP="00126DE8">
            <w:pPr>
              <w:pStyle w:val="ListParagraph"/>
              <w:numPr>
                <w:ilvl w:val="0"/>
                <w:numId w:val="10"/>
              </w:numPr>
              <w:spacing w:before="100" w:beforeAutospacing="1" w:line="254" w:lineRule="auto"/>
              <w:rPr>
                <w:ins w:id="21" w:author="Trần Vân Anh" w:date="2024-04-08T23:24:00Z"/>
                <w:rFonts w:cs="Times New Roman"/>
                <w:sz w:val="28"/>
                <w:szCs w:val="28"/>
              </w:rPr>
            </w:pPr>
            <w:ins w:id="22" w:author="Trần Vân Anh" w:date="2024-04-08T23:24:00Z">
              <w:r>
                <w:rPr>
                  <w:rStyle w:val="15"/>
                  <w:rFonts w:eastAsia="Calibri" w:cs="Times New Roman"/>
                  <w:sz w:val="28"/>
                  <w:szCs w:val="28"/>
                </w:rPr>
                <w:t>By Keyword</w:t>
              </w:r>
              <w:r>
                <w:rPr>
                  <w:rFonts w:eastAsia="Calibri" w:cs="Times New Roman"/>
                  <w:sz w:val="28"/>
                  <w:szCs w:val="28"/>
                </w:rPr>
                <w:t>: Tìm kiếm sản phẩm thông qua từ khóa.</w:t>
              </w:r>
            </w:ins>
          </w:p>
          <w:p w14:paraId="36F532B3" w14:textId="77777777" w:rsidR="00126DE8" w:rsidRDefault="00126DE8" w:rsidP="00126DE8">
            <w:pPr>
              <w:pStyle w:val="ListParagraph"/>
              <w:numPr>
                <w:ilvl w:val="0"/>
                <w:numId w:val="10"/>
              </w:numPr>
              <w:spacing w:before="100" w:beforeAutospacing="1" w:line="254" w:lineRule="auto"/>
              <w:rPr>
                <w:ins w:id="23" w:author="Trần Vân Anh" w:date="2024-04-08T23:24:00Z"/>
                <w:rFonts w:cs="Times New Roman"/>
                <w:sz w:val="28"/>
                <w:szCs w:val="28"/>
              </w:rPr>
            </w:pPr>
            <w:ins w:id="24" w:author="Trần Vân Anh" w:date="2024-04-08T23:24:00Z">
              <w:r>
                <w:rPr>
                  <w:rStyle w:val="15"/>
                  <w:rFonts w:eastAsia="Calibri" w:cs="Times New Roman"/>
                  <w:sz w:val="28"/>
                  <w:szCs w:val="28"/>
                </w:rPr>
                <w:t>By Image</w:t>
              </w:r>
              <w:r>
                <w:rPr>
                  <w:rFonts w:eastAsia="Calibri" w:cs="Times New Roman"/>
                  <w:sz w:val="28"/>
                  <w:szCs w:val="28"/>
                </w:rPr>
                <w:t>: Tìm kiếm sản phẩm bằng cách tải hình ảnh của sản phẩm.</w:t>
              </w:r>
            </w:ins>
          </w:p>
          <w:p w14:paraId="77A6C94D" w14:textId="77777777" w:rsidR="00126DE8" w:rsidRDefault="00126DE8" w:rsidP="00126DE8">
            <w:pPr>
              <w:pStyle w:val="ListParagraph"/>
              <w:numPr>
                <w:ilvl w:val="0"/>
                <w:numId w:val="10"/>
              </w:numPr>
              <w:spacing w:before="100" w:beforeAutospacing="1" w:line="254" w:lineRule="auto"/>
              <w:rPr>
                <w:ins w:id="25" w:author="Trần Vân Anh" w:date="2024-04-08T23:24:00Z"/>
                <w:rFonts w:cs="Times New Roman"/>
                <w:sz w:val="28"/>
                <w:szCs w:val="28"/>
              </w:rPr>
            </w:pPr>
            <w:ins w:id="26" w:author="Trần Vân Anh" w:date="2024-04-08T23:24:00Z">
              <w:r>
                <w:rPr>
                  <w:rStyle w:val="15"/>
                  <w:rFonts w:eastAsia="Calibri" w:cs="Times New Roman"/>
                  <w:sz w:val="28"/>
                  <w:szCs w:val="28"/>
                </w:rPr>
                <w:t>By Voice</w:t>
              </w:r>
              <w:r>
                <w:rPr>
                  <w:rFonts w:eastAsia="Calibri" w:cs="Times New Roman"/>
                  <w:sz w:val="28"/>
                  <w:szCs w:val="28"/>
                </w:rPr>
                <w:t>: Tìm kiếm sản phẩm bằng cách nói tên hoặc mã của sản phẩm.</w:t>
              </w:r>
            </w:ins>
          </w:p>
        </w:tc>
      </w:tr>
      <w:tr w:rsidR="00126DE8" w14:paraId="647EEAAA" w14:textId="77777777" w:rsidTr="009C73E5">
        <w:trPr>
          <w:trHeight w:val="344"/>
          <w:ins w:id="27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E490C" w14:textId="77777777" w:rsidR="00126DE8" w:rsidRDefault="00126DE8" w:rsidP="009C73E5">
            <w:pPr>
              <w:rPr>
                <w:ins w:id="28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091B" w14:textId="77777777" w:rsidR="00126DE8" w:rsidRDefault="00126DE8" w:rsidP="009C73E5">
            <w:pPr>
              <w:pStyle w:val="ListParagraph"/>
              <w:ind w:left="0"/>
              <w:rPr>
                <w:ins w:id="29" w:author="Trần Vân Anh" w:date="2024-04-08T23:24:00Z"/>
                <w:rFonts w:cs="Times New Roman"/>
                <w:sz w:val="28"/>
                <w:szCs w:val="28"/>
              </w:rPr>
            </w:pPr>
            <w:ins w:id="30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Thêm Vào Giỏ Hàng (Add to Cart)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B300B" w14:textId="77777777" w:rsidR="00126DE8" w:rsidRDefault="00126DE8" w:rsidP="009C73E5">
            <w:pPr>
              <w:rPr>
                <w:ins w:id="31" w:author="Trần Vân Anh" w:date="2024-04-08T23:24:00Z"/>
                <w:rFonts w:cs="Times New Roman"/>
                <w:sz w:val="28"/>
                <w:szCs w:val="28"/>
              </w:rPr>
            </w:pPr>
            <w:ins w:id="32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Thêm sản phẩm vào giỏ hàng.</w:t>
              </w:r>
            </w:ins>
          </w:p>
        </w:tc>
      </w:tr>
      <w:tr w:rsidR="00126DE8" w14:paraId="6ADB29F2" w14:textId="77777777" w:rsidTr="009C73E5">
        <w:trPr>
          <w:trHeight w:val="118"/>
          <w:ins w:id="33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D5F56" w14:textId="77777777" w:rsidR="00126DE8" w:rsidRDefault="00126DE8" w:rsidP="009C73E5">
            <w:pPr>
              <w:rPr>
                <w:ins w:id="34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F4F71" w14:textId="77777777" w:rsidR="00126DE8" w:rsidRDefault="00126DE8" w:rsidP="009C73E5">
            <w:pPr>
              <w:pStyle w:val="ListParagraph"/>
              <w:ind w:left="0"/>
              <w:rPr>
                <w:ins w:id="35" w:author="Trần Vân Anh" w:date="2024-04-08T23:24:00Z"/>
                <w:rFonts w:cs="Times New Roman"/>
                <w:sz w:val="28"/>
                <w:szCs w:val="28"/>
              </w:rPr>
            </w:pPr>
            <w:ins w:id="36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Thanh Toán (Pay)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77CCA" w14:textId="77777777" w:rsidR="00126DE8" w:rsidRDefault="00126DE8" w:rsidP="009C73E5">
            <w:pPr>
              <w:rPr>
                <w:ins w:id="37" w:author="Trần Vân Anh" w:date="2024-04-08T23:24:00Z"/>
                <w:rFonts w:cs="Times New Roman"/>
                <w:sz w:val="28"/>
                <w:szCs w:val="28"/>
              </w:rPr>
            </w:pPr>
            <w:ins w:id="38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Thực hiện thanh toán sản phẩm</w:t>
              </w:r>
            </w:ins>
          </w:p>
        </w:tc>
      </w:tr>
      <w:tr w:rsidR="00126DE8" w14:paraId="64E183B8" w14:textId="77777777" w:rsidTr="009C73E5">
        <w:trPr>
          <w:trHeight w:val="311"/>
          <w:ins w:id="39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51D93" w14:textId="77777777" w:rsidR="00126DE8" w:rsidRDefault="00126DE8" w:rsidP="009C73E5">
            <w:pPr>
              <w:rPr>
                <w:ins w:id="40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C8990" w14:textId="77777777" w:rsidR="00126DE8" w:rsidRDefault="00126DE8" w:rsidP="009C73E5">
            <w:pPr>
              <w:pStyle w:val="ListParagraph"/>
              <w:ind w:left="0"/>
              <w:rPr>
                <w:ins w:id="41" w:author="Trần Vân Anh" w:date="2024-04-08T23:24:00Z"/>
                <w:rFonts w:cs="Times New Roman"/>
                <w:sz w:val="28"/>
                <w:szCs w:val="28"/>
              </w:rPr>
            </w:pPr>
            <w:ins w:id="42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Đặt Hàng (Order)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62836" w14:textId="77777777" w:rsidR="00126DE8" w:rsidRDefault="00126DE8" w:rsidP="009C73E5">
            <w:pPr>
              <w:rPr>
                <w:ins w:id="43" w:author="Trần Vân Anh" w:date="2024-04-08T23:24:00Z"/>
                <w:rFonts w:cs="Times New Roman"/>
                <w:sz w:val="28"/>
                <w:szCs w:val="28"/>
              </w:rPr>
            </w:pPr>
            <w:ins w:id="44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Đặt hàng và theo dõi trạng thái đơn hàng.</w:t>
              </w:r>
            </w:ins>
          </w:p>
        </w:tc>
      </w:tr>
      <w:tr w:rsidR="00126DE8" w14:paraId="2179CBD9" w14:textId="77777777" w:rsidTr="009C73E5">
        <w:trPr>
          <w:trHeight w:val="311"/>
          <w:ins w:id="45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871D75" w14:textId="77777777" w:rsidR="00126DE8" w:rsidRDefault="00126DE8" w:rsidP="009C73E5">
            <w:pPr>
              <w:rPr>
                <w:ins w:id="46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1F5C1" w14:textId="77777777" w:rsidR="00126DE8" w:rsidRDefault="00126DE8" w:rsidP="009C73E5">
            <w:pPr>
              <w:pStyle w:val="ListParagraph"/>
              <w:ind w:left="0"/>
              <w:rPr>
                <w:ins w:id="47" w:author="Trần Vân Anh" w:date="2024-04-08T23:24:00Z"/>
                <w:rFonts w:eastAsia="Calibri" w:cs="Times New Roman"/>
                <w:sz w:val="28"/>
                <w:szCs w:val="28"/>
              </w:rPr>
            </w:pPr>
            <w:ins w:id="48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Vận Chuyển (Shipping)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DEEAA" w14:textId="77777777" w:rsidR="00126DE8" w:rsidRDefault="00126DE8" w:rsidP="009C73E5">
            <w:pPr>
              <w:rPr>
                <w:ins w:id="49" w:author="Trần Vân Anh" w:date="2024-04-08T23:24:00Z"/>
                <w:rFonts w:eastAsia="Calibri" w:cs="Times New Roman"/>
                <w:sz w:val="28"/>
                <w:szCs w:val="28"/>
              </w:rPr>
            </w:pPr>
            <w:ins w:id="50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Xem chi tiết và tùy chọn giao hàng.</w:t>
              </w:r>
            </w:ins>
          </w:p>
        </w:tc>
      </w:tr>
      <w:tr w:rsidR="00126DE8" w14:paraId="1357B0AE" w14:textId="77777777" w:rsidTr="009C73E5">
        <w:trPr>
          <w:trHeight w:val="215"/>
          <w:ins w:id="51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E005F" w14:textId="77777777" w:rsidR="00126DE8" w:rsidRDefault="00126DE8" w:rsidP="009C73E5">
            <w:pPr>
              <w:rPr>
                <w:ins w:id="52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133B9" w14:textId="77777777" w:rsidR="00126DE8" w:rsidRDefault="00126DE8" w:rsidP="009C73E5">
            <w:pPr>
              <w:pStyle w:val="ListParagraph"/>
              <w:ind w:left="0"/>
              <w:rPr>
                <w:ins w:id="53" w:author="Trần Vân Anh" w:date="2024-04-08T23:24:00Z"/>
                <w:rFonts w:eastAsia="Times New Roman" w:cs="Times New Roman"/>
                <w:sz w:val="28"/>
                <w:szCs w:val="28"/>
              </w:rPr>
            </w:pPr>
            <w:ins w:id="54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Xem sách (View Book)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A19AC" w14:textId="77777777" w:rsidR="00126DE8" w:rsidRDefault="00126DE8" w:rsidP="009C73E5">
            <w:pPr>
              <w:rPr>
                <w:ins w:id="55" w:author="Trần Vân Anh" w:date="2024-04-08T23:24:00Z"/>
                <w:rFonts w:cs="Times New Roman"/>
                <w:sz w:val="28"/>
                <w:szCs w:val="28"/>
              </w:rPr>
            </w:pPr>
            <w:ins w:id="56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Xem các sách đang có sẵn</w:t>
              </w:r>
            </w:ins>
          </w:p>
        </w:tc>
      </w:tr>
      <w:tr w:rsidR="00126DE8" w14:paraId="35CF93BC" w14:textId="77777777" w:rsidTr="009C73E5">
        <w:trPr>
          <w:trHeight w:val="150"/>
          <w:ins w:id="57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1CAD8" w14:textId="77777777" w:rsidR="00126DE8" w:rsidRDefault="00126DE8" w:rsidP="009C73E5">
            <w:pPr>
              <w:rPr>
                <w:ins w:id="58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F8CD1" w14:textId="77777777" w:rsidR="00126DE8" w:rsidRDefault="00126DE8" w:rsidP="009C73E5">
            <w:pPr>
              <w:pStyle w:val="ListParagraph"/>
              <w:ind w:left="0"/>
              <w:rPr>
                <w:ins w:id="59" w:author="Trần Vân Anh" w:date="2024-04-08T23:24:00Z"/>
                <w:rFonts w:eastAsia="Calibri" w:cs="Times New Roman"/>
                <w:sz w:val="28"/>
                <w:szCs w:val="28"/>
              </w:rPr>
            </w:pPr>
            <w:ins w:id="60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Đăng Ký (Customer Registration)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A31A6" w14:textId="77777777" w:rsidR="00126DE8" w:rsidRDefault="00126DE8" w:rsidP="009C73E5">
            <w:pPr>
              <w:rPr>
                <w:ins w:id="61" w:author="Trần Vân Anh" w:date="2024-04-08T23:24:00Z"/>
                <w:rFonts w:eastAsia="Calibri" w:cs="Times New Roman"/>
                <w:sz w:val="28"/>
                <w:szCs w:val="28"/>
              </w:rPr>
            </w:pPr>
            <w:ins w:id="62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Đăng ký tài khoản trên website</w:t>
              </w:r>
            </w:ins>
          </w:p>
        </w:tc>
      </w:tr>
      <w:tr w:rsidR="00126DE8" w14:paraId="56D1BCC4" w14:textId="77777777" w:rsidTr="009C73E5">
        <w:trPr>
          <w:trHeight w:val="150"/>
          <w:ins w:id="63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35262" w14:textId="77777777" w:rsidR="00126DE8" w:rsidRDefault="00126DE8" w:rsidP="009C73E5">
            <w:pPr>
              <w:rPr>
                <w:ins w:id="64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C778F" w14:textId="77777777" w:rsidR="00126DE8" w:rsidRDefault="00126DE8" w:rsidP="009C73E5">
            <w:pPr>
              <w:pStyle w:val="ListParagraph"/>
              <w:ind w:left="0"/>
              <w:rPr>
                <w:ins w:id="65" w:author="Trần Vân Anh" w:date="2024-04-08T23:24:00Z"/>
                <w:rFonts w:eastAsia="Calibri" w:cs="Times New Roman"/>
                <w:sz w:val="28"/>
                <w:szCs w:val="28"/>
              </w:rPr>
            </w:pPr>
            <w:ins w:id="66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Đăng Nhập (Customer Login)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36976" w14:textId="77777777" w:rsidR="00126DE8" w:rsidRDefault="00126DE8" w:rsidP="009C73E5">
            <w:pPr>
              <w:rPr>
                <w:ins w:id="67" w:author="Trần Vân Anh" w:date="2024-04-08T23:24:00Z"/>
                <w:rFonts w:eastAsia="Calibri" w:cs="Times New Roman"/>
                <w:sz w:val="28"/>
                <w:szCs w:val="28"/>
              </w:rPr>
            </w:pPr>
            <w:ins w:id="68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Đăng nhập vào hệ thống.</w:t>
              </w:r>
            </w:ins>
          </w:p>
        </w:tc>
      </w:tr>
      <w:tr w:rsidR="00126DE8" w14:paraId="1BD00BA3" w14:textId="77777777" w:rsidTr="009C73E5">
        <w:trPr>
          <w:trHeight w:val="150"/>
          <w:ins w:id="69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3906E" w14:textId="77777777" w:rsidR="00126DE8" w:rsidRDefault="00126DE8" w:rsidP="009C73E5">
            <w:pPr>
              <w:rPr>
                <w:ins w:id="70" w:author="Trần Vân Anh" w:date="2024-04-08T23:24:00Z"/>
                <w:rFonts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8B504" w14:textId="77777777" w:rsidR="00126DE8" w:rsidRDefault="00126DE8" w:rsidP="009C73E5">
            <w:pPr>
              <w:pStyle w:val="ListParagraph"/>
              <w:ind w:left="0"/>
              <w:rPr>
                <w:ins w:id="71" w:author="Trần Vân Anh" w:date="2024-04-08T23:24:00Z"/>
                <w:rFonts w:eastAsia="Calibri" w:cs="Times New Roman"/>
                <w:sz w:val="28"/>
                <w:szCs w:val="28"/>
              </w:rPr>
            </w:pPr>
            <w:ins w:id="72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Thay Đổi Mật Khẩu (Change Password)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500E5" w14:textId="77777777" w:rsidR="00126DE8" w:rsidRDefault="00126DE8" w:rsidP="009C73E5">
            <w:pPr>
              <w:rPr>
                <w:ins w:id="73" w:author="Trần Vân Anh" w:date="2024-04-08T23:24:00Z"/>
                <w:rFonts w:eastAsia="Calibri" w:cs="Times New Roman"/>
                <w:sz w:val="28"/>
                <w:szCs w:val="28"/>
              </w:rPr>
            </w:pPr>
            <w:ins w:id="74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Thay đổi mật khẩu tài khoản.</w:t>
              </w:r>
            </w:ins>
          </w:p>
        </w:tc>
      </w:tr>
      <w:tr w:rsidR="00126DE8" w14:paraId="6257289E" w14:textId="77777777" w:rsidTr="009C73E5">
        <w:trPr>
          <w:ins w:id="75" w:author="Trần Vân Anh" w:date="2024-04-08T23:24:00Z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B39C5" w14:textId="77777777" w:rsidR="00126DE8" w:rsidRDefault="00126DE8" w:rsidP="009C73E5">
            <w:pPr>
              <w:rPr>
                <w:ins w:id="76" w:author="Trần Vân Anh" w:date="2024-04-08T23:24:00Z"/>
                <w:rFonts w:eastAsia="Times New Roman" w:cs="Times New Roman"/>
                <w:sz w:val="28"/>
                <w:szCs w:val="28"/>
              </w:rPr>
            </w:pPr>
            <w:ins w:id="77" w:author="Trần Vân Anh" w:date="2024-04-08T23:24:00Z">
              <w:r>
                <w:rPr>
                  <w:rFonts w:cs="Times New Roman"/>
                  <w:sz w:val="28"/>
                  <w:szCs w:val="28"/>
                </w:rPr>
                <w:t>Admin</w:t>
              </w:r>
            </w:ins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3EDF8" w14:textId="77777777" w:rsidR="00126DE8" w:rsidRDefault="00126DE8" w:rsidP="009C73E5">
            <w:pPr>
              <w:rPr>
                <w:ins w:id="78" w:author="Trần Vân Anh" w:date="2024-04-08T23:24:00Z"/>
                <w:rFonts w:eastAsia="Calibri" w:cs="Times New Roman"/>
                <w:sz w:val="28"/>
                <w:szCs w:val="28"/>
              </w:rPr>
            </w:pPr>
            <w:ins w:id="79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Quản lý sách (Manage Book)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D0DCB" w14:textId="77777777" w:rsidR="00126DE8" w:rsidRDefault="00126DE8" w:rsidP="009C73E5">
            <w:pPr>
              <w:rPr>
                <w:ins w:id="80" w:author="Trần Vân Anh" w:date="2024-04-08T23:24:00Z"/>
                <w:rFonts w:eastAsia="Calibri" w:cs="Times New Roman"/>
                <w:sz w:val="28"/>
                <w:szCs w:val="28"/>
              </w:rPr>
            </w:pPr>
            <w:ins w:id="81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Có thể thêm, chỉnh sửa, xem và xóa sách.</w:t>
              </w:r>
            </w:ins>
          </w:p>
        </w:tc>
      </w:tr>
      <w:tr w:rsidR="00126DE8" w14:paraId="1E00772B" w14:textId="77777777" w:rsidTr="009C73E5">
        <w:trPr>
          <w:ins w:id="82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E299D" w14:textId="77777777" w:rsidR="00126DE8" w:rsidRDefault="00126DE8" w:rsidP="009C73E5">
            <w:pPr>
              <w:rPr>
                <w:ins w:id="83" w:author="Trần Vân Anh" w:date="2024-04-08T23:24:00Z"/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F3B4F" w14:textId="77777777" w:rsidR="00126DE8" w:rsidRDefault="00126DE8" w:rsidP="009C73E5">
            <w:pPr>
              <w:rPr>
                <w:ins w:id="84" w:author="Trần Vân Anh" w:date="2024-04-08T23:24:00Z"/>
                <w:rFonts w:eastAsia="Calibri" w:cs="Times New Roman"/>
                <w:sz w:val="28"/>
                <w:szCs w:val="28"/>
              </w:rPr>
            </w:pPr>
            <w:ins w:id="85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Quản lý đơn hàng (Manage Order)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2648" w14:textId="77777777" w:rsidR="00126DE8" w:rsidRDefault="00126DE8" w:rsidP="009C73E5">
            <w:pPr>
              <w:rPr>
                <w:ins w:id="86" w:author="Trần Vân Anh" w:date="2024-04-08T23:24:00Z"/>
                <w:rFonts w:eastAsia="Calibri" w:cs="Times New Roman"/>
                <w:sz w:val="28"/>
                <w:szCs w:val="28"/>
              </w:rPr>
            </w:pPr>
            <w:ins w:id="87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Có thể thêm đơn hàng mới, xem danh sách đơn hàng, chỉnh sửa và xóa đơn hàng.</w:t>
              </w:r>
            </w:ins>
          </w:p>
        </w:tc>
      </w:tr>
      <w:tr w:rsidR="00126DE8" w14:paraId="3D49056B" w14:textId="77777777" w:rsidTr="009C73E5">
        <w:trPr>
          <w:ins w:id="88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86C63" w14:textId="77777777" w:rsidR="00126DE8" w:rsidRDefault="00126DE8" w:rsidP="009C73E5">
            <w:pPr>
              <w:rPr>
                <w:ins w:id="89" w:author="Trần Vân Anh" w:date="2024-04-08T23:24:00Z"/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2DB8B" w14:textId="77777777" w:rsidR="00126DE8" w:rsidRDefault="00126DE8" w:rsidP="009C73E5">
            <w:pPr>
              <w:rPr>
                <w:ins w:id="90" w:author="Trần Vân Anh" w:date="2024-04-08T23:24:00Z"/>
                <w:rFonts w:eastAsia="Calibri" w:cs="Times New Roman"/>
                <w:sz w:val="28"/>
                <w:szCs w:val="28"/>
              </w:rPr>
            </w:pPr>
            <w:ins w:id="91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Quản lý khách hàng (Manage Customer)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D4B93" w14:textId="77777777" w:rsidR="00126DE8" w:rsidRDefault="00126DE8" w:rsidP="009C73E5">
            <w:pPr>
              <w:rPr>
                <w:ins w:id="92" w:author="Trần Vân Anh" w:date="2024-04-08T23:24:00Z"/>
                <w:rFonts w:eastAsia="Calibri" w:cs="Times New Roman"/>
                <w:sz w:val="28"/>
                <w:szCs w:val="28"/>
              </w:rPr>
            </w:pPr>
            <w:ins w:id="93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Có thể thêm bản ghi khách hàng mới, xem danh sách khách hàng, chỉnh sửa và xóa bản ghi khách hàng.</w:t>
              </w:r>
            </w:ins>
          </w:p>
        </w:tc>
      </w:tr>
      <w:tr w:rsidR="00126DE8" w14:paraId="46D3655D" w14:textId="77777777" w:rsidTr="009C73E5">
        <w:trPr>
          <w:ins w:id="94" w:author="Trần Vân Anh" w:date="2024-04-08T23:24:00Z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1AA7F" w14:textId="77777777" w:rsidR="00126DE8" w:rsidRDefault="00126DE8" w:rsidP="009C73E5">
            <w:pPr>
              <w:rPr>
                <w:ins w:id="95" w:author="Trần Vân Anh" w:date="2024-04-08T23:24:00Z"/>
                <w:rFonts w:eastAsia="Times New Roman" w:cs="Times New Roman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68EB1" w14:textId="77777777" w:rsidR="00126DE8" w:rsidRDefault="00126DE8" w:rsidP="009C73E5">
            <w:pPr>
              <w:rPr>
                <w:ins w:id="96" w:author="Trần Vân Anh" w:date="2024-04-08T23:24:00Z"/>
                <w:rFonts w:eastAsia="Calibri" w:cs="Times New Roman"/>
                <w:sz w:val="28"/>
                <w:szCs w:val="28"/>
              </w:rPr>
            </w:pPr>
            <w:ins w:id="97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Quản lý kho (Manage Stock)</w:t>
              </w:r>
            </w:ins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2439" w14:textId="77777777" w:rsidR="00126DE8" w:rsidRDefault="00126DE8" w:rsidP="009C73E5">
            <w:pPr>
              <w:rPr>
                <w:ins w:id="98" w:author="Trần Vân Anh" w:date="2024-04-08T23:24:00Z"/>
                <w:rFonts w:eastAsia="Calibri" w:cs="Times New Roman"/>
                <w:sz w:val="28"/>
                <w:szCs w:val="28"/>
              </w:rPr>
            </w:pPr>
            <w:ins w:id="99" w:author="Trần Vân Anh" w:date="2024-04-08T23:24:00Z">
              <w:r>
                <w:rPr>
                  <w:rFonts w:eastAsia="Calibri" w:cs="Times New Roman"/>
                  <w:sz w:val="28"/>
                  <w:szCs w:val="28"/>
                </w:rPr>
                <w:t>Quản lý toàn bộ hàng tồn kho, bao gồm việc thêm mới, cập nhật thông tin, và theo dõi số lượng hàng hóa.</w:t>
              </w:r>
            </w:ins>
          </w:p>
        </w:tc>
      </w:tr>
    </w:tbl>
    <w:p w14:paraId="36E485A4" w14:textId="77777777" w:rsidR="00126DE8" w:rsidRDefault="00126DE8" w:rsidP="00126DE8">
      <w:pPr>
        <w:rPr>
          <w:ins w:id="100" w:author="Trần Vân Anh" w:date="2024-04-08T23:24:00Z"/>
          <w:rFonts w:cs="Times New Roman"/>
          <w:b/>
          <w:bCs/>
          <w:kern w:val="2"/>
          <w:sz w:val="28"/>
          <w:szCs w:val="28"/>
          <w14:ligatures w14:val="standardContextual"/>
        </w:rPr>
      </w:pPr>
    </w:p>
    <w:p w14:paraId="77E7AAC8" w14:textId="77777777" w:rsidR="00126DE8" w:rsidRDefault="00126DE8" w:rsidP="00126DE8">
      <w:pPr>
        <w:pStyle w:val="ListParagraph"/>
        <w:numPr>
          <w:ilvl w:val="0"/>
          <w:numId w:val="11"/>
        </w:numPr>
        <w:spacing w:before="0" w:after="160" w:line="256" w:lineRule="auto"/>
        <w:rPr>
          <w:ins w:id="101" w:author="Trần Vân Anh" w:date="2024-04-08T23:24:00Z"/>
          <w:rFonts w:cs="Times New Roman"/>
          <w:sz w:val="28"/>
          <w:szCs w:val="28"/>
        </w:rPr>
      </w:pPr>
      <w:ins w:id="102" w:author="Trần Vân Anh" w:date="2024-04-08T23:24:00Z">
        <w:r>
          <w:rPr>
            <w:rFonts w:cs="Times New Roman"/>
            <w:sz w:val="28"/>
            <w:szCs w:val="28"/>
          </w:rPr>
          <w:t>Mô tả bằng ngôn ngữ tự nhiên</w:t>
        </w:r>
      </w:ins>
    </w:p>
    <w:p w14:paraId="0D8FC26E" w14:textId="77777777" w:rsidR="00126DE8" w:rsidRDefault="00126DE8" w:rsidP="00126DE8">
      <w:pPr>
        <w:rPr>
          <w:ins w:id="103" w:author="Trần Vân Anh" w:date="2024-04-08T23:24:00Z"/>
          <w:rFonts w:cs="Times New Roman"/>
          <w:sz w:val="28"/>
          <w:szCs w:val="28"/>
        </w:rPr>
      </w:pPr>
      <w:ins w:id="104" w:author="Trần Vân Anh" w:date="2024-04-08T23:24:00Z">
        <w:r>
          <w:rPr>
            <w:rFonts w:cs="Times New Roman"/>
            <w:sz w:val="28"/>
            <w:szCs w:val="28"/>
          </w:rPr>
          <w:t>Module Sách:</w:t>
        </w:r>
      </w:ins>
    </w:p>
    <w:p w14:paraId="5F22AE88" w14:textId="77777777" w:rsidR="00126DE8" w:rsidRDefault="00126DE8" w:rsidP="00126DE8">
      <w:pPr>
        <w:ind w:left="720"/>
        <w:rPr>
          <w:ins w:id="105" w:author="Trần Vân Anh" w:date="2024-04-08T23:24:00Z"/>
          <w:rFonts w:cs="Times New Roman"/>
          <w:sz w:val="28"/>
          <w:szCs w:val="28"/>
        </w:rPr>
      </w:pPr>
      <w:ins w:id="106" w:author="Trần Vân Anh" w:date="2024-04-08T23:24:00Z">
        <w:r>
          <w:rPr>
            <w:rFonts w:cs="Times New Roman"/>
            <w:sz w:val="28"/>
            <w:szCs w:val="28"/>
          </w:rPr>
          <w:t>Admin có thể quản lý sách</w:t>
        </w:r>
      </w:ins>
    </w:p>
    <w:p w14:paraId="508E7691" w14:textId="77777777" w:rsidR="00126DE8" w:rsidRDefault="00126DE8" w:rsidP="00126DE8">
      <w:pPr>
        <w:ind w:left="720"/>
        <w:rPr>
          <w:ins w:id="107" w:author="Trần Vân Anh" w:date="2024-04-08T23:24:00Z"/>
          <w:rFonts w:cs="Times New Roman"/>
          <w:sz w:val="28"/>
          <w:szCs w:val="28"/>
        </w:rPr>
      </w:pPr>
      <w:ins w:id="108" w:author="Trần Vân Anh" w:date="2024-04-08T23:24:00Z">
        <w:r>
          <w:rPr>
            <w:rFonts w:cs="Times New Roman"/>
            <w:sz w:val="28"/>
            <w:szCs w:val="28"/>
          </w:rPr>
          <w:t>Admin có thể chỉnh sửa/xóa sách</w:t>
        </w:r>
      </w:ins>
    </w:p>
    <w:p w14:paraId="04676661" w14:textId="77777777" w:rsidR="00126DE8" w:rsidRDefault="00126DE8" w:rsidP="00126DE8">
      <w:pPr>
        <w:ind w:left="720"/>
        <w:rPr>
          <w:ins w:id="109" w:author="Trần Vân Anh" w:date="2024-04-08T23:24:00Z"/>
          <w:rFonts w:cs="Times New Roman"/>
          <w:sz w:val="28"/>
          <w:szCs w:val="28"/>
        </w:rPr>
      </w:pPr>
      <w:ins w:id="110" w:author="Trần Vân Anh" w:date="2024-04-08T23:24:00Z">
        <w:r>
          <w:rPr>
            <w:rFonts w:cs="Times New Roman"/>
            <w:sz w:val="28"/>
            <w:szCs w:val="28"/>
          </w:rPr>
          <w:t>Admin có thể xem danh sách tất cả sách</w:t>
        </w:r>
      </w:ins>
    </w:p>
    <w:p w14:paraId="0DCF5894" w14:textId="77777777" w:rsidR="00126DE8" w:rsidRDefault="00126DE8" w:rsidP="00126DE8">
      <w:pPr>
        <w:ind w:left="720"/>
        <w:rPr>
          <w:ins w:id="111" w:author="Trần Vân Anh" w:date="2024-04-08T23:24:00Z"/>
          <w:rFonts w:cs="Times New Roman"/>
          <w:sz w:val="28"/>
          <w:szCs w:val="28"/>
        </w:rPr>
      </w:pPr>
      <w:ins w:id="112" w:author="Trần Vân Anh" w:date="2024-04-08T23:24:00Z">
        <w:r>
          <w:rPr>
            <w:rFonts w:cs="Times New Roman"/>
            <w:sz w:val="28"/>
            <w:szCs w:val="28"/>
          </w:rPr>
          <w:t>Khách hàng có thể xem sách của mình</w:t>
        </w:r>
      </w:ins>
    </w:p>
    <w:p w14:paraId="6685E83A" w14:textId="77777777" w:rsidR="00126DE8" w:rsidRDefault="00126DE8" w:rsidP="00126DE8">
      <w:pPr>
        <w:rPr>
          <w:ins w:id="113" w:author="Trần Vân Anh" w:date="2024-04-08T23:24:00Z"/>
          <w:rFonts w:cs="Times New Roman"/>
          <w:sz w:val="28"/>
          <w:szCs w:val="28"/>
        </w:rPr>
      </w:pPr>
      <w:ins w:id="114" w:author="Trần Vân Anh" w:date="2024-04-08T23:24:00Z">
        <w:r>
          <w:rPr>
            <w:rFonts w:cs="Times New Roman"/>
            <w:sz w:val="28"/>
            <w:szCs w:val="28"/>
          </w:rPr>
          <w:t>Module Đơn hàng:</w:t>
        </w:r>
      </w:ins>
    </w:p>
    <w:p w14:paraId="3A2AD755" w14:textId="77777777" w:rsidR="00126DE8" w:rsidRDefault="00126DE8" w:rsidP="00126DE8">
      <w:pPr>
        <w:ind w:left="720"/>
        <w:rPr>
          <w:ins w:id="115" w:author="Trần Vân Anh" w:date="2024-04-08T23:24:00Z"/>
          <w:rFonts w:cs="Times New Roman"/>
          <w:sz w:val="28"/>
          <w:szCs w:val="28"/>
        </w:rPr>
      </w:pPr>
      <w:ins w:id="116" w:author="Trần Vân Anh" w:date="2024-04-08T23:24:00Z">
        <w:r>
          <w:rPr>
            <w:rFonts w:cs="Times New Roman"/>
            <w:sz w:val="28"/>
            <w:szCs w:val="28"/>
          </w:rPr>
          <w:t>Admin có thể thêm đơn hàng mới</w:t>
        </w:r>
      </w:ins>
    </w:p>
    <w:p w14:paraId="18939EB0" w14:textId="77777777" w:rsidR="00126DE8" w:rsidRDefault="00126DE8" w:rsidP="00126DE8">
      <w:pPr>
        <w:ind w:left="720"/>
        <w:rPr>
          <w:ins w:id="117" w:author="Trần Vân Anh" w:date="2024-04-08T23:24:00Z"/>
          <w:rFonts w:cs="Times New Roman"/>
          <w:sz w:val="28"/>
          <w:szCs w:val="28"/>
        </w:rPr>
      </w:pPr>
      <w:ins w:id="118" w:author="Trần Vân Anh" w:date="2024-04-08T23:24:00Z">
        <w:r>
          <w:rPr>
            <w:rFonts w:cs="Times New Roman"/>
            <w:sz w:val="28"/>
            <w:szCs w:val="28"/>
          </w:rPr>
          <w:t>Admin có thể xem danh sách chi tiết đơn hàng</w:t>
        </w:r>
      </w:ins>
    </w:p>
    <w:p w14:paraId="723B925D" w14:textId="77777777" w:rsidR="00126DE8" w:rsidRDefault="00126DE8" w:rsidP="00126DE8">
      <w:pPr>
        <w:ind w:left="720"/>
        <w:rPr>
          <w:ins w:id="119" w:author="Trần Vân Anh" w:date="2024-04-08T23:24:00Z"/>
          <w:rFonts w:cs="Times New Roman"/>
          <w:sz w:val="28"/>
          <w:szCs w:val="28"/>
        </w:rPr>
      </w:pPr>
      <w:ins w:id="120" w:author="Trần Vân Anh" w:date="2024-04-08T23:24:00Z">
        <w:r>
          <w:rPr>
            <w:rFonts w:cs="Times New Roman"/>
            <w:sz w:val="28"/>
            <w:szCs w:val="28"/>
          </w:rPr>
          <w:t>Chỉ có admin mới có thể chỉnh sửa và cập nhật bản ghi của đơn hàng</w:t>
        </w:r>
      </w:ins>
    </w:p>
    <w:p w14:paraId="726ADE1D" w14:textId="77777777" w:rsidR="00126DE8" w:rsidRDefault="00126DE8" w:rsidP="00126DE8">
      <w:pPr>
        <w:ind w:left="720"/>
        <w:rPr>
          <w:ins w:id="121" w:author="Trần Vân Anh" w:date="2024-04-08T23:24:00Z"/>
          <w:rFonts w:cs="Times New Roman"/>
          <w:sz w:val="28"/>
          <w:szCs w:val="28"/>
        </w:rPr>
      </w:pPr>
      <w:ins w:id="122" w:author="Trần Vân Anh" w:date="2024-04-08T23:24:00Z">
        <w:r>
          <w:rPr>
            <w:rFonts w:cs="Times New Roman"/>
            <w:sz w:val="28"/>
            <w:szCs w:val="28"/>
          </w:rPr>
          <w:t>Admin sẽ có thể xóa các bản ghi của đơn hàng</w:t>
        </w:r>
      </w:ins>
    </w:p>
    <w:p w14:paraId="08D7E0C5" w14:textId="77777777" w:rsidR="00126DE8" w:rsidRDefault="00126DE8" w:rsidP="00126DE8">
      <w:pPr>
        <w:rPr>
          <w:ins w:id="123" w:author="Trần Vân Anh" w:date="2024-04-08T23:24:00Z"/>
          <w:rFonts w:cs="Times New Roman"/>
          <w:sz w:val="28"/>
          <w:szCs w:val="28"/>
        </w:rPr>
      </w:pPr>
      <w:ins w:id="124" w:author="Trần Vân Anh" w:date="2024-04-08T23:24:00Z">
        <w:r>
          <w:rPr>
            <w:rFonts w:cs="Times New Roman"/>
            <w:sz w:val="28"/>
            <w:szCs w:val="28"/>
          </w:rPr>
          <w:t>Module Khách hàng:</w:t>
        </w:r>
      </w:ins>
    </w:p>
    <w:p w14:paraId="5CD69E23" w14:textId="77777777" w:rsidR="00126DE8" w:rsidRDefault="00126DE8" w:rsidP="00126DE8">
      <w:pPr>
        <w:ind w:left="720"/>
        <w:rPr>
          <w:ins w:id="125" w:author="Trần Vân Anh" w:date="2024-04-08T23:24:00Z"/>
          <w:rFonts w:cs="Times New Roman"/>
          <w:sz w:val="28"/>
          <w:szCs w:val="28"/>
        </w:rPr>
      </w:pPr>
      <w:ins w:id="126" w:author="Trần Vân Anh" w:date="2024-04-08T23:24:00Z">
        <w:r>
          <w:rPr>
            <w:rFonts w:cs="Times New Roman"/>
            <w:sz w:val="28"/>
            <w:szCs w:val="28"/>
          </w:rPr>
          <w:t>Admin có thể thêm bản ghi khách hàng mới</w:t>
        </w:r>
      </w:ins>
    </w:p>
    <w:p w14:paraId="307D83E0" w14:textId="77777777" w:rsidR="00126DE8" w:rsidRDefault="00126DE8" w:rsidP="00126DE8">
      <w:pPr>
        <w:ind w:left="720"/>
        <w:rPr>
          <w:ins w:id="127" w:author="Trần Vân Anh" w:date="2024-04-08T23:24:00Z"/>
          <w:rFonts w:cs="Times New Roman"/>
          <w:sz w:val="28"/>
          <w:szCs w:val="28"/>
        </w:rPr>
      </w:pPr>
      <w:ins w:id="128" w:author="Trần Vân Anh" w:date="2024-04-08T23:24:00Z">
        <w:r>
          <w:rPr>
            <w:rFonts w:cs="Times New Roman"/>
            <w:sz w:val="28"/>
            <w:szCs w:val="28"/>
          </w:rPr>
          <w:t>Admin có thể xem danh sách chi tiết khách hàng</w:t>
        </w:r>
      </w:ins>
    </w:p>
    <w:p w14:paraId="5A38F613" w14:textId="77777777" w:rsidR="00126DE8" w:rsidRDefault="00126DE8" w:rsidP="00126DE8">
      <w:pPr>
        <w:ind w:left="720"/>
        <w:rPr>
          <w:ins w:id="129" w:author="Trần Vân Anh" w:date="2024-04-08T23:24:00Z"/>
          <w:rFonts w:cs="Times New Roman"/>
          <w:sz w:val="28"/>
          <w:szCs w:val="28"/>
        </w:rPr>
      </w:pPr>
      <w:ins w:id="130" w:author="Trần Vân Anh" w:date="2024-04-08T23:24:00Z">
        <w:r>
          <w:rPr>
            <w:rFonts w:cs="Times New Roman"/>
            <w:sz w:val="28"/>
            <w:szCs w:val="28"/>
          </w:rPr>
          <w:t>Chỉ có admin mới có thể chỉnh sửa và cập nhật bản ghi của khách hàng</w:t>
        </w:r>
      </w:ins>
    </w:p>
    <w:p w14:paraId="56451E9A" w14:textId="77777777" w:rsidR="00126DE8" w:rsidRDefault="00126DE8" w:rsidP="00126DE8">
      <w:pPr>
        <w:ind w:left="720"/>
        <w:rPr>
          <w:ins w:id="131" w:author="Trần Vân Anh" w:date="2024-04-08T23:24:00Z"/>
          <w:rFonts w:cs="Times New Roman"/>
          <w:sz w:val="28"/>
          <w:szCs w:val="28"/>
        </w:rPr>
      </w:pPr>
      <w:ins w:id="132" w:author="Trần Vân Anh" w:date="2024-04-08T23:24:00Z">
        <w:r>
          <w:rPr>
            <w:rFonts w:cs="Times New Roman"/>
            <w:sz w:val="28"/>
            <w:szCs w:val="28"/>
          </w:rPr>
          <w:t>Admin sẽ có thể xóa các bản ghi của khách hàng</w:t>
        </w:r>
      </w:ins>
    </w:p>
    <w:p w14:paraId="34B3E2C5" w14:textId="77777777" w:rsidR="00126DE8" w:rsidRDefault="00126DE8" w:rsidP="00126DE8">
      <w:pPr>
        <w:rPr>
          <w:ins w:id="133" w:author="Trần Vân Anh" w:date="2024-04-08T23:24:00Z"/>
          <w:rFonts w:cs="Times New Roman"/>
          <w:sz w:val="28"/>
          <w:szCs w:val="28"/>
        </w:rPr>
      </w:pPr>
      <w:ins w:id="134" w:author="Trần Vân Anh" w:date="2024-04-08T23:24:00Z">
        <w:r>
          <w:rPr>
            <w:rFonts w:cs="Times New Roman"/>
            <w:sz w:val="28"/>
            <w:szCs w:val="28"/>
          </w:rPr>
          <w:lastRenderedPageBreak/>
          <w:t>Module Kho:</w:t>
        </w:r>
      </w:ins>
    </w:p>
    <w:p w14:paraId="740F7DD3" w14:textId="77777777" w:rsidR="00126DE8" w:rsidRDefault="00126DE8" w:rsidP="00126DE8">
      <w:pPr>
        <w:ind w:left="720"/>
        <w:rPr>
          <w:ins w:id="135" w:author="Trần Vân Anh" w:date="2024-04-08T23:24:00Z"/>
          <w:rFonts w:cs="Times New Roman"/>
          <w:sz w:val="28"/>
          <w:szCs w:val="28"/>
        </w:rPr>
      </w:pPr>
      <w:ins w:id="136" w:author="Trần Vân Anh" w:date="2024-04-08T23:24:00Z">
        <w:r>
          <w:rPr>
            <w:rFonts w:cs="Times New Roman"/>
            <w:sz w:val="28"/>
            <w:szCs w:val="28"/>
          </w:rPr>
          <w:t>Admin có thể quản lý kho</w:t>
        </w:r>
      </w:ins>
    </w:p>
    <w:p w14:paraId="115AF4D3" w14:textId="77777777" w:rsidR="00126DE8" w:rsidRDefault="00126DE8" w:rsidP="00126DE8">
      <w:pPr>
        <w:ind w:left="720"/>
        <w:rPr>
          <w:ins w:id="137" w:author="Trần Vân Anh" w:date="2024-04-08T23:24:00Z"/>
          <w:rFonts w:cs="Times New Roman"/>
          <w:sz w:val="28"/>
          <w:szCs w:val="28"/>
        </w:rPr>
      </w:pPr>
      <w:ins w:id="138" w:author="Trần Vân Anh" w:date="2024-04-08T23:24:00Z">
        <w:r>
          <w:rPr>
            <w:rFonts w:cs="Times New Roman"/>
            <w:sz w:val="28"/>
            <w:szCs w:val="28"/>
          </w:rPr>
          <w:t>Admin có thể chỉnh sửa/xóa kho</w:t>
        </w:r>
      </w:ins>
    </w:p>
    <w:p w14:paraId="696F0F27" w14:textId="77777777" w:rsidR="00126DE8" w:rsidRDefault="00126DE8" w:rsidP="00126DE8">
      <w:pPr>
        <w:ind w:left="720"/>
        <w:rPr>
          <w:ins w:id="139" w:author="Trần Vân Anh" w:date="2024-04-08T23:24:00Z"/>
          <w:rFonts w:cs="Times New Roman"/>
          <w:sz w:val="28"/>
          <w:szCs w:val="28"/>
        </w:rPr>
      </w:pPr>
      <w:ins w:id="140" w:author="Trần Vân Anh" w:date="2024-04-08T23:24:00Z">
        <w:r>
          <w:rPr>
            <w:rFonts w:cs="Times New Roman"/>
            <w:sz w:val="28"/>
            <w:szCs w:val="28"/>
          </w:rPr>
          <w:t>Admin có thể xem danh sách tất cả các kho</w:t>
        </w:r>
      </w:ins>
    </w:p>
    <w:p w14:paraId="64A53677" w14:textId="77777777" w:rsidR="00126DE8" w:rsidRDefault="00126DE8" w:rsidP="00126DE8">
      <w:pPr>
        <w:ind w:left="720"/>
        <w:rPr>
          <w:ins w:id="141" w:author="Trần Vân Anh" w:date="2024-04-08T23:24:00Z"/>
          <w:rFonts w:cs="Times New Roman"/>
          <w:sz w:val="28"/>
          <w:szCs w:val="28"/>
        </w:rPr>
      </w:pPr>
      <w:ins w:id="142" w:author="Trần Vân Anh" w:date="2024-04-08T23:24:00Z">
        <w:r>
          <w:rPr>
            <w:rFonts w:cs="Times New Roman"/>
            <w:sz w:val="28"/>
            <w:szCs w:val="28"/>
          </w:rPr>
          <w:t>Khách hàng có thể xem kho của mình</w:t>
        </w:r>
      </w:ins>
    </w:p>
    <w:p w14:paraId="31275144" w14:textId="77777777" w:rsidR="00126DE8" w:rsidRDefault="00126DE8" w:rsidP="00126DE8">
      <w:pPr>
        <w:rPr>
          <w:ins w:id="143" w:author="Trần Vân Anh" w:date="2024-04-08T23:24:00Z"/>
          <w:rFonts w:cs="Times New Roman"/>
          <w:sz w:val="28"/>
          <w:szCs w:val="28"/>
        </w:rPr>
      </w:pPr>
      <w:ins w:id="144" w:author="Trần Vân Anh" w:date="2024-04-08T23:24:00Z">
        <w:r>
          <w:rPr>
            <w:rFonts w:cs="Times New Roman"/>
            <w:sz w:val="28"/>
            <w:szCs w:val="28"/>
          </w:rPr>
          <w:t>Các chức năng được thực hiện bởi người dùng Admin:</w:t>
        </w:r>
      </w:ins>
    </w:p>
    <w:p w14:paraId="4C6575F8" w14:textId="77777777" w:rsidR="00126DE8" w:rsidRDefault="00126DE8" w:rsidP="00126DE8">
      <w:pPr>
        <w:ind w:left="720"/>
        <w:rPr>
          <w:ins w:id="145" w:author="Trần Vân Anh" w:date="2024-04-08T23:24:00Z"/>
          <w:rFonts w:cs="Times New Roman"/>
          <w:sz w:val="28"/>
          <w:szCs w:val="28"/>
        </w:rPr>
      </w:pPr>
      <w:ins w:id="146" w:author="Trần Vân Anh" w:date="2024-04-08T23:24:00Z">
        <w:r>
          <w:rPr>
            <w:rFonts w:cs="Times New Roman"/>
            <w:sz w:val="28"/>
            <w:szCs w:val="28"/>
          </w:rPr>
          <w:t>Đăng nhập cho Admin</w:t>
        </w:r>
      </w:ins>
    </w:p>
    <w:p w14:paraId="6B6B83E2" w14:textId="77777777" w:rsidR="00126DE8" w:rsidRDefault="00126DE8" w:rsidP="00126DE8">
      <w:pPr>
        <w:ind w:left="720"/>
        <w:rPr>
          <w:ins w:id="147" w:author="Trần Vân Anh" w:date="2024-04-08T23:24:00Z"/>
          <w:rFonts w:cs="Times New Roman"/>
          <w:sz w:val="28"/>
          <w:szCs w:val="28"/>
        </w:rPr>
      </w:pPr>
      <w:ins w:id="148" w:author="Trần Vân Anh" w:date="2024-04-08T23:24:00Z">
        <w:r>
          <w:rPr>
            <w:rFonts w:cs="Times New Roman"/>
            <w:sz w:val="28"/>
            <w:szCs w:val="28"/>
          </w:rPr>
          <w:t>Quên mật khẩu cho Admin</w:t>
        </w:r>
      </w:ins>
    </w:p>
    <w:p w14:paraId="16AF584F" w14:textId="77777777" w:rsidR="00126DE8" w:rsidRDefault="00126DE8" w:rsidP="00126DE8">
      <w:pPr>
        <w:ind w:left="720"/>
        <w:rPr>
          <w:ins w:id="149" w:author="Trần Vân Anh" w:date="2024-04-08T23:24:00Z"/>
          <w:rFonts w:cs="Times New Roman"/>
          <w:sz w:val="28"/>
          <w:szCs w:val="28"/>
        </w:rPr>
      </w:pPr>
      <w:ins w:id="150" w:author="Trần Vân Anh" w:date="2024-04-08T23:24:00Z">
        <w:r>
          <w:rPr>
            <w:rFonts w:cs="Times New Roman"/>
            <w:sz w:val="28"/>
            <w:szCs w:val="28"/>
          </w:rPr>
          <w:t>Chỉnh sửa Hồ sơ cho Admin</w:t>
        </w:r>
      </w:ins>
    </w:p>
    <w:p w14:paraId="5FDB950E" w14:textId="77777777" w:rsidR="00126DE8" w:rsidRDefault="00126DE8" w:rsidP="00126DE8">
      <w:pPr>
        <w:ind w:left="720"/>
        <w:rPr>
          <w:ins w:id="151" w:author="Trần Vân Anh" w:date="2024-04-08T23:24:00Z"/>
          <w:rFonts w:cs="Times New Roman"/>
          <w:sz w:val="28"/>
          <w:szCs w:val="28"/>
        </w:rPr>
      </w:pPr>
      <w:ins w:id="152" w:author="Trần Vân Anh" w:date="2024-04-08T23:24:00Z">
        <w:r>
          <w:rPr>
            <w:rFonts w:cs="Times New Roman"/>
            <w:sz w:val="28"/>
            <w:szCs w:val="28"/>
          </w:rPr>
          <w:t>Thay đổi Mật khẩu cho Admin</w:t>
        </w:r>
      </w:ins>
    </w:p>
    <w:p w14:paraId="05F2296F" w14:textId="77777777" w:rsidR="00126DE8" w:rsidRDefault="00126DE8" w:rsidP="00126DE8">
      <w:pPr>
        <w:ind w:left="720"/>
        <w:rPr>
          <w:ins w:id="153" w:author="Trần Vân Anh" w:date="2024-04-08T23:24:00Z"/>
          <w:rFonts w:cs="Times New Roman"/>
          <w:sz w:val="28"/>
          <w:szCs w:val="28"/>
        </w:rPr>
      </w:pPr>
      <w:ins w:id="154" w:author="Trần Vân Anh" w:date="2024-04-08T23:24:00Z">
        <w:r>
          <w:rPr>
            <w:rFonts w:cs="Times New Roman"/>
            <w:sz w:val="28"/>
            <w:szCs w:val="28"/>
          </w:rPr>
          <w:t>Chức năng Đăng xuất</w:t>
        </w:r>
      </w:ins>
    </w:p>
    <w:p w14:paraId="362C37A7" w14:textId="77777777" w:rsidR="00126DE8" w:rsidRDefault="00126DE8" w:rsidP="00126DE8">
      <w:pPr>
        <w:ind w:left="720"/>
        <w:rPr>
          <w:ins w:id="155" w:author="Trần Vân Anh" w:date="2024-04-08T23:24:00Z"/>
          <w:rFonts w:cs="Times New Roman"/>
          <w:sz w:val="28"/>
          <w:szCs w:val="28"/>
        </w:rPr>
      </w:pPr>
      <w:ins w:id="156" w:author="Trần Vân Anh" w:date="2024-04-08T23:24:00Z">
        <w:r>
          <w:rPr>
            <w:rFonts w:cs="Times New Roman"/>
            <w:sz w:val="28"/>
            <w:szCs w:val="28"/>
          </w:rPr>
          <w:t>Bảng điều khiển cho Người dùng Admin</w:t>
        </w:r>
      </w:ins>
    </w:p>
    <w:p w14:paraId="595FE193" w14:textId="77777777" w:rsidR="00126DE8" w:rsidRDefault="00126DE8" w:rsidP="00126DE8">
      <w:pPr>
        <w:ind w:left="720"/>
        <w:rPr>
          <w:ins w:id="157" w:author="Trần Vân Anh" w:date="2024-04-08T23:24:00Z"/>
          <w:rFonts w:cs="Times New Roman"/>
          <w:sz w:val="28"/>
          <w:szCs w:val="28"/>
        </w:rPr>
      </w:pPr>
      <w:ins w:id="158" w:author="Trần Vân Anh" w:date="2024-04-08T23:24:00Z">
        <w:r>
          <w:rPr>
            <w:rFonts w:cs="Times New Roman"/>
            <w:sz w:val="28"/>
            <w:szCs w:val="28"/>
          </w:rPr>
          <w:t>Quản lý Sách</w:t>
        </w:r>
      </w:ins>
    </w:p>
    <w:p w14:paraId="4E5DB16C" w14:textId="77777777" w:rsidR="00126DE8" w:rsidRDefault="00126DE8" w:rsidP="00126DE8">
      <w:pPr>
        <w:ind w:left="720"/>
        <w:rPr>
          <w:ins w:id="159" w:author="Trần Vân Anh" w:date="2024-04-08T23:24:00Z"/>
          <w:rFonts w:cs="Times New Roman"/>
          <w:sz w:val="28"/>
          <w:szCs w:val="28"/>
        </w:rPr>
      </w:pPr>
      <w:ins w:id="160" w:author="Trần Vân Anh" w:date="2024-04-08T23:24:00Z">
        <w:r>
          <w:rPr>
            <w:rFonts w:cs="Times New Roman"/>
            <w:sz w:val="28"/>
            <w:szCs w:val="28"/>
          </w:rPr>
          <w:t>Thêm Sách Mới</w:t>
        </w:r>
      </w:ins>
    </w:p>
    <w:p w14:paraId="7B6C6116" w14:textId="77777777" w:rsidR="00126DE8" w:rsidRDefault="00126DE8" w:rsidP="00126DE8">
      <w:pPr>
        <w:ind w:left="720"/>
        <w:rPr>
          <w:ins w:id="161" w:author="Trần Vân Anh" w:date="2024-04-08T23:24:00Z"/>
          <w:rFonts w:cs="Times New Roman"/>
          <w:sz w:val="28"/>
          <w:szCs w:val="28"/>
        </w:rPr>
      </w:pPr>
      <w:ins w:id="162" w:author="Trần Vân Anh" w:date="2024-04-08T23:24:00Z">
        <w:r>
          <w:rPr>
            <w:rFonts w:cs="Times New Roman"/>
            <w:sz w:val="28"/>
            <w:szCs w:val="28"/>
          </w:rPr>
          <w:t>Chỉnh sửa Sách Hiện tại</w:t>
        </w:r>
      </w:ins>
    </w:p>
    <w:p w14:paraId="07D57591" w14:textId="77777777" w:rsidR="00126DE8" w:rsidRDefault="00126DE8" w:rsidP="00126DE8">
      <w:pPr>
        <w:ind w:left="720"/>
        <w:rPr>
          <w:ins w:id="163" w:author="Trần Vân Anh" w:date="2024-04-08T23:24:00Z"/>
          <w:rFonts w:cs="Times New Roman"/>
          <w:sz w:val="28"/>
          <w:szCs w:val="28"/>
        </w:rPr>
      </w:pPr>
      <w:ins w:id="164" w:author="Trần Vân Anh" w:date="2024-04-08T23:24:00Z">
        <w:r>
          <w:rPr>
            <w:rFonts w:cs="Times New Roman"/>
            <w:sz w:val="28"/>
            <w:szCs w:val="28"/>
          </w:rPr>
          <w:t>Xem chi tiết về Sách</w:t>
        </w:r>
      </w:ins>
    </w:p>
    <w:p w14:paraId="230BF6CC" w14:textId="77777777" w:rsidR="00126DE8" w:rsidRDefault="00126DE8" w:rsidP="00126DE8">
      <w:pPr>
        <w:ind w:left="720"/>
        <w:rPr>
          <w:ins w:id="165" w:author="Trần Vân Anh" w:date="2024-04-08T23:24:00Z"/>
          <w:rFonts w:cs="Times New Roman"/>
          <w:sz w:val="28"/>
          <w:szCs w:val="28"/>
        </w:rPr>
      </w:pPr>
      <w:ins w:id="166" w:author="Trần Vân Anh" w:date="2024-04-08T23:24:00Z">
        <w:r>
          <w:rPr>
            <w:rFonts w:cs="Times New Roman"/>
            <w:sz w:val="28"/>
            <w:szCs w:val="28"/>
          </w:rPr>
          <w:t>Liệt kê tất cả các Sách</w:t>
        </w:r>
      </w:ins>
    </w:p>
    <w:p w14:paraId="1D07AFA7" w14:textId="77777777" w:rsidR="00126DE8" w:rsidRDefault="00126DE8" w:rsidP="00126DE8">
      <w:pPr>
        <w:ind w:left="720"/>
        <w:rPr>
          <w:ins w:id="167" w:author="Trần Vân Anh" w:date="2024-04-08T23:24:00Z"/>
          <w:rFonts w:cs="Times New Roman"/>
          <w:sz w:val="28"/>
          <w:szCs w:val="28"/>
        </w:rPr>
      </w:pPr>
      <w:ins w:id="168" w:author="Trần Vân Anh" w:date="2024-04-08T23:24:00Z">
        <w:r>
          <w:rPr>
            <w:rFonts w:cs="Times New Roman"/>
            <w:sz w:val="28"/>
            <w:szCs w:val="28"/>
          </w:rPr>
          <w:t>Quản lý Đơn hàng</w:t>
        </w:r>
      </w:ins>
    </w:p>
    <w:p w14:paraId="4AEA4E58" w14:textId="77777777" w:rsidR="00126DE8" w:rsidRDefault="00126DE8" w:rsidP="00126DE8">
      <w:pPr>
        <w:ind w:left="720"/>
        <w:rPr>
          <w:ins w:id="169" w:author="Trần Vân Anh" w:date="2024-04-08T23:24:00Z"/>
          <w:rFonts w:cs="Times New Roman"/>
          <w:sz w:val="28"/>
          <w:szCs w:val="28"/>
        </w:rPr>
      </w:pPr>
      <w:ins w:id="170" w:author="Trần Vân Anh" w:date="2024-04-08T23:24:00Z">
        <w:r>
          <w:rPr>
            <w:rFonts w:cs="Times New Roman"/>
            <w:sz w:val="28"/>
            <w:szCs w:val="28"/>
          </w:rPr>
          <w:t>Thêm Đơn hàng Mới</w:t>
        </w:r>
      </w:ins>
    </w:p>
    <w:p w14:paraId="19CC540C" w14:textId="77777777" w:rsidR="00126DE8" w:rsidRDefault="00126DE8" w:rsidP="00126DE8">
      <w:pPr>
        <w:ind w:left="720"/>
        <w:rPr>
          <w:ins w:id="171" w:author="Trần Vân Anh" w:date="2024-04-08T23:24:00Z"/>
          <w:rFonts w:cs="Times New Roman"/>
          <w:sz w:val="28"/>
          <w:szCs w:val="28"/>
        </w:rPr>
      </w:pPr>
      <w:ins w:id="172" w:author="Trần Vân Anh" w:date="2024-04-08T23:24:00Z">
        <w:r>
          <w:rPr>
            <w:rFonts w:cs="Times New Roman"/>
            <w:sz w:val="28"/>
            <w:szCs w:val="28"/>
          </w:rPr>
          <w:t>Chỉnh sửa Đơn hàng Hiện tại</w:t>
        </w:r>
      </w:ins>
    </w:p>
    <w:p w14:paraId="4EC10E2D" w14:textId="77777777" w:rsidR="00126DE8" w:rsidRDefault="00126DE8" w:rsidP="00126DE8">
      <w:pPr>
        <w:ind w:left="720"/>
        <w:rPr>
          <w:ins w:id="173" w:author="Trần Vân Anh" w:date="2024-04-08T23:24:00Z"/>
          <w:rFonts w:cs="Times New Roman"/>
          <w:sz w:val="28"/>
          <w:szCs w:val="28"/>
        </w:rPr>
      </w:pPr>
      <w:ins w:id="174" w:author="Trần Vân Anh" w:date="2024-04-08T23:24:00Z">
        <w:r>
          <w:rPr>
            <w:rFonts w:cs="Times New Roman"/>
            <w:sz w:val="28"/>
            <w:szCs w:val="28"/>
          </w:rPr>
          <w:t>Xem chi tiết về Đơn hàng</w:t>
        </w:r>
      </w:ins>
    </w:p>
    <w:p w14:paraId="5F49A891" w14:textId="77777777" w:rsidR="00126DE8" w:rsidRDefault="00126DE8" w:rsidP="00126DE8">
      <w:pPr>
        <w:ind w:left="720"/>
        <w:rPr>
          <w:ins w:id="175" w:author="Trần Vân Anh" w:date="2024-04-08T23:24:00Z"/>
          <w:rFonts w:cs="Times New Roman"/>
          <w:sz w:val="28"/>
          <w:szCs w:val="28"/>
        </w:rPr>
      </w:pPr>
      <w:ins w:id="176" w:author="Trần Vân Anh" w:date="2024-04-08T23:24:00Z">
        <w:r>
          <w:rPr>
            <w:rFonts w:cs="Times New Roman"/>
            <w:sz w:val="28"/>
            <w:szCs w:val="28"/>
          </w:rPr>
          <w:lastRenderedPageBreak/>
          <w:t>Liệt kê tất cả các Đơn hàng</w:t>
        </w:r>
      </w:ins>
    </w:p>
    <w:p w14:paraId="27D4A2D0" w14:textId="77777777" w:rsidR="00126DE8" w:rsidRDefault="00126DE8" w:rsidP="00126DE8">
      <w:pPr>
        <w:ind w:left="720"/>
        <w:rPr>
          <w:ins w:id="177" w:author="Trần Vân Anh" w:date="2024-04-08T23:24:00Z"/>
          <w:rFonts w:cs="Times New Roman"/>
          <w:sz w:val="28"/>
          <w:szCs w:val="28"/>
        </w:rPr>
      </w:pPr>
      <w:ins w:id="178" w:author="Trần Vân Anh" w:date="2024-04-08T23:24:00Z">
        <w:r>
          <w:rPr>
            <w:rFonts w:cs="Times New Roman"/>
            <w:sz w:val="28"/>
            <w:szCs w:val="28"/>
          </w:rPr>
          <w:t>Quản lý Khách hàng</w:t>
        </w:r>
      </w:ins>
    </w:p>
    <w:p w14:paraId="2376BAC3" w14:textId="77777777" w:rsidR="00126DE8" w:rsidRDefault="00126DE8" w:rsidP="00126DE8">
      <w:pPr>
        <w:ind w:left="720"/>
        <w:rPr>
          <w:ins w:id="179" w:author="Trần Vân Anh" w:date="2024-04-08T23:24:00Z"/>
          <w:rFonts w:cs="Times New Roman"/>
          <w:sz w:val="28"/>
          <w:szCs w:val="28"/>
        </w:rPr>
      </w:pPr>
      <w:ins w:id="180" w:author="Trần Vân Anh" w:date="2024-04-08T23:24:00Z">
        <w:r>
          <w:rPr>
            <w:rFonts w:cs="Times New Roman"/>
            <w:sz w:val="28"/>
            <w:szCs w:val="28"/>
          </w:rPr>
          <w:t>Thêm Khách hàng Mới</w:t>
        </w:r>
      </w:ins>
    </w:p>
    <w:p w14:paraId="1CE7A355" w14:textId="77777777" w:rsidR="00126DE8" w:rsidRDefault="00126DE8" w:rsidP="00126DE8">
      <w:pPr>
        <w:ind w:left="720"/>
        <w:rPr>
          <w:ins w:id="181" w:author="Trần Vân Anh" w:date="2024-04-08T23:24:00Z"/>
          <w:rFonts w:cs="Times New Roman"/>
          <w:sz w:val="28"/>
          <w:szCs w:val="28"/>
        </w:rPr>
      </w:pPr>
      <w:ins w:id="182" w:author="Trần Vân Anh" w:date="2024-04-08T23:24:00Z">
        <w:r>
          <w:rPr>
            <w:rFonts w:cs="Times New Roman"/>
            <w:sz w:val="28"/>
            <w:szCs w:val="28"/>
          </w:rPr>
          <w:t>Chỉnh sửa Khách hàng Hiện tại</w:t>
        </w:r>
      </w:ins>
    </w:p>
    <w:p w14:paraId="7D71BB35" w14:textId="77777777" w:rsidR="00126DE8" w:rsidRDefault="00126DE8" w:rsidP="00126DE8">
      <w:pPr>
        <w:ind w:left="720"/>
        <w:rPr>
          <w:ins w:id="183" w:author="Trần Vân Anh" w:date="2024-04-08T23:24:00Z"/>
          <w:rFonts w:cs="Times New Roman"/>
          <w:sz w:val="28"/>
          <w:szCs w:val="28"/>
        </w:rPr>
      </w:pPr>
      <w:ins w:id="184" w:author="Trần Vân Anh" w:date="2024-04-08T23:24:00Z">
        <w:r>
          <w:rPr>
            <w:rFonts w:cs="Times New Roman"/>
            <w:sz w:val="28"/>
            <w:szCs w:val="28"/>
          </w:rPr>
          <w:t>Xem chi tiết về Khách hàng</w:t>
        </w:r>
      </w:ins>
    </w:p>
    <w:p w14:paraId="0F27DD76" w14:textId="77777777" w:rsidR="00126DE8" w:rsidRDefault="00126DE8" w:rsidP="00126DE8">
      <w:pPr>
        <w:ind w:left="720"/>
        <w:rPr>
          <w:ins w:id="185" w:author="Trần Vân Anh" w:date="2024-04-08T23:24:00Z"/>
          <w:rFonts w:cs="Times New Roman"/>
          <w:sz w:val="28"/>
          <w:szCs w:val="28"/>
        </w:rPr>
      </w:pPr>
      <w:ins w:id="186" w:author="Trần Vân Anh" w:date="2024-04-08T23:24:00Z">
        <w:r>
          <w:rPr>
            <w:rFonts w:cs="Times New Roman"/>
            <w:sz w:val="28"/>
            <w:szCs w:val="28"/>
          </w:rPr>
          <w:t>Liệt kê tất cả các Khách hàng</w:t>
        </w:r>
      </w:ins>
    </w:p>
    <w:p w14:paraId="0767BF6D" w14:textId="77777777" w:rsidR="00126DE8" w:rsidRDefault="00126DE8" w:rsidP="00126DE8">
      <w:pPr>
        <w:ind w:left="720"/>
        <w:rPr>
          <w:ins w:id="187" w:author="Trần Vân Anh" w:date="2024-04-08T23:24:00Z"/>
          <w:rFonts w:cs="Times New Roman"/>
          <w:sz w:val="28"/>
          <w:szCs w:val="28"/>
        </w:rPr>
      </w:pPr>
      <w:ins w:id="188" w:author="Trần Vân Anh" w:date="2024-04-08T23:24:00Z">
        <w:r>
          <w:rPr>
            <w:rFonts w:cs="Times New Roman"/>
            <w:sz w:val="28"/>
            <w:szCs w:val="28"/>
          </w:rPr>
          <w:t>Quản lý Kho Sách</w:t>
        </w:r>
      </w:ins>
    </w:p>
    <w:p w14:paraId="32277DFC" w14:textId="77777777" w:rsidR="00126DE8" w:rsidRDefault="00126DE8" w:rsidP="00126DE8">
      <w:pPr>
        <w:ind w:left="720"/>
        <w:rPr>
          <w:ins w:id="189" w:author="Trần Vân Anh" w:date="2024-04-08T23:24:00Z"/>
          <w:rFonts w:cs="Times New Roman"/>
          <w:sz w:val="28"/>
          <w:szCs w:val="28"/>
        </w:rPr>
      </w:pPr>
      <w:ins w:id="190" w:author="Trần Vân Anh" w:date="2024-04-08T23:24:00Z">
        <w:r>
          <w:rPr>
            <w:rFonts w:cs="Times New Roman"/>
            <w:sz w:val="28"/>
            <w:szCs w:val="28"/>
          </w:rPr>
          <w:t>Thêm Kho Sách Mới</w:t>
        </w:r>
      </w:ins>
    </w:p>
    <w:p w14:paraId="3018E7AB" w14:textId="77777777" w:rsidR="00126DE8" w:rsidRDefault="00126DE8" w:rsidP="00126DE8">
      <w:pPr>
        <w:ind w:left="720"/>
        <w:rPr>
          <w:ins w:id="191" w:author="Trần Vân Anh" w:date="2024-04-08T23:24:00Z"/>
          <w:rFonts w:cs="Times New Roman"/>
          <w:sz w:val="28"/>
          <w:szCs w:val="28"/>
        </w:rPr>
      </w:pPr>
      <w:ins w:id="192" w:author="Trần Vân Anh" w:date="2024-04-08T23:24:00Z">
        <w:r>
          <w:rPr>
            <w:rFonts w:cs="Times New Roman"/>
            <w:sz w:val="28"/>
            <w:szCs w:val="28"/>
          </w:rPr>
          <w:t>Chỉnh sửa Kho Sách Hiện tại</w:t>
        </w:r>
      </w:ins>
    </w:p>
    <w:p w14:paraId="467C4AA9" w14:textId="77777777" w:rsidR="00126DE8" w:rsidRDefault="00126DE8" w:rsidP="00126DE8">
      <w:pPr>
        <w:ind w:left="720"/>
        <w:rPr>
          <w:ins w:id="193" w:author="Trần Vân Anh" w:date="2024-04-08T23:24:00Z"/>
          <w:rFonts w:cs="Times New Roman"/>
          <w:sz w:val="28"/>
          <w:szCs w:val="28"/>
          <w:lang w:val="pt-BR"/>
        </w:rPr>
      </w:pPr>
      <w:ins w:id="194" w:author="Trần Vân Anh" w:date="2024-04-08T23:24:00Z">
        <w:r>
          <w:rPr>
            <w:rFonts w:cs="Times New Roman"/>
            <w:sz w:val="28"/>
            <w:szCs w:val="28"/>
            <w:lang w:val="pt-BR"/>
          </w:rPr>
          <w:t>Xem chi tiết về Kho Sách</w:t>
        </w:r>
      </w:ins>
    </w:p>
    <w:p w14:paraId="2949106F" w14:textId="77777777" w:rsidR="00126DE8" w:rsidRDefault="00126DE8" w:rsidP="00126DE8">
      <w:pPr>
        <w:ind w:left="720"/>
        <w:rPr>
          <w:ins w:id="195" w:author="Trần Vân Anh" w:date="2024-04-08T23:24:00Z"/>
          <w:rFonts w:cs="Times New Roman"/>
          <w:sz w:val="28"/>
          <w:szCs w:val="28"/>
          <w:lang w:val="pt-BR"/>
        </w:rPr>
      </w:pPr>
      <w:ins w:id="196" w:author="Trần Vân Anh" w:date="2024-04-08T23:24:00Z">
        <w:r>
          <w:rPr>
            <w:rFonts w:cs="Times New Roman"/>
            <w:sz w:val="28"/>
            <w:szCs w:val="28"/>
            <w:lang w:val="pt-BR"/>
          </w:rPr>
          <w:t>Liệt kê tất cả các Kho Sách</w:t>
        </w:r>
      </w:ins>
    </w:p>
    <w:p w14:paraId="73084066" w14:textId="77777777" w:rsidR="00126DE8" w:rsidRDefault="00126DE8" w:rsidP="00126DE8">
      <w:pPr>
        <w:ind w:left="720"/>
        <w:rPr>
          <w:ins w:id="197" w:author="Trần Vân Anh" w:date="2024-04-08T23:24:00Z"/>
          <w:rFonts w:cs="Times New Roman"/>
          <w:sz w:val="28"/>
          <w:szCs w:val="28"/>
          <w:lang w:val="pt-BR"/>
        </w:rPr>
      </w:pPr>
      <w:ins w:id="198" w:author="Trần Vân Anh" w:date="2024-04-08T23:24:00Z">
        <w:r>
          <w:rPr>
            <w:rFonts w:cs="Times New Roman"/>
            <w:sz w:val="28"/>
            <w:szCs w:val="28"/>
            <w:lang w:val="pt-BR"/>
          </w:rPr>
          <w:t>Báo cáo của dự án Cửa hàng Sách Trực tuyến</w:t>
        </w:r>
      </w:ins>
    </w:p>
    <w:p w14:paraId="1E9B6D3C" w14:textId="77777777" w:rsidR="00126DE8" w:rsidRDefault="00126DE8" w:rsidP="00126DE8">
      <w:pPr>
        <w:ind w:left="720"/>
        <w:rPr>
          <w:ins w:id="199" w:author="Trần Vân Anh" w:date="2024-04-08T23:24:00Z"/>
          <w:rFonts w:cs="Times New Roman"/>
          <w:sz w:val="28"/>
          <w:szCs w:val="28"/>
          <w:lang w:val="pt-BR"/>
        </w:rPr>
      </w:pPr>
      <w:ins w:id="200" w:author="Trần Vân Anh" w:date="2024-04-08T23:24:00Z">
        <w:r>
          <w:rPr>
            <w:rFonts w:cs="Times New Roman"/>
            <w:sz w:val="28"/>
            <w:szCs w:val="28"/>
            <w:lang w:val="pt-BR"/>
          </w:rPr>
          <w:t>Báo cáo về tất cả các Sách</w:t>
        </w:r>
      </w:ins>
    </w:p>
    <w:p w14:paraId="4BBA6B17" w14:textId="77777777" w:rsidR="00126DE8" w:rsidRDefault="00126DE8" w:rsidP="00126DE8">
      <w:pPr>
        <w:ind w:left="720"/>
        <w:rPr>
          <w:ins w:id="201" w:author="Trần Vân Anh" w:date="2024-04-08T23:24:00Z"/>
          <w:rFonts w:cs="Times New Roman"/>
          <w:sz w:val="28"/>
          <w:szCs w:val="28"/>
          <w:lang w:val="pt-BR"/>
        </w:rPr>
      </w:pPr>
      <w:ins w:id="202" w:author="Trần Vân Anh" w:date="2024-04-08T23:24:00Z">
        <w:r>
          <w:rPr>
            <w:rFonts w:cs="Times New Roman"/>
            <w:sz w:val="28"/>
            <w:szCs w:val="28"/>
            <w:lang w:val="pt-BR"/>
          </w:rPr>
          <w:t>Báo cáo về tất cả các Đơn hàng</w:t>
        </w:r>
      </w:ins>
    </w:p>
    <w:p w14:paraId="49AB3875" w14:textId="77777777" w:rsidR="00126DE8" w:rsidRDefault="00126DE8" w:rsidP="00126DE8">
      <w:pPr>
        <w:ind w:left="720"/>
        <w:rPr>
          <w:ins w:id="203" w:author="Trần Vân Anh" w:date="2024-04-08T23:24:00Z"/>
          <w:rFonts w:cs="Times New Roman"/>
          <w:sz w:val="28"/>
          <w:szCs w:val="28"/>
          <w:lang w:val="pt-BR"/>
        </w:rPr>
      </w:pPr>
      <w:ins w:id="204" w:author="Trần Vân Anh" w:date="2024-04-08T23:24:00Z">
        <w:r>
          <w:rPr>
            <w:rFonts w:cs="Times New Roman"/>
            <w:sz w:val="28"/>
            <w:szCs w:val="28"/>
            <w:lang w:val="pt-BR"/>
          </w:rPr>
          <w:t>Báo cáo về tất cả các Khách hàng</w:t>
        </w:r>
      </w:ins>
    </w:p>
    <w:p w14:paraId="48A1B7F2" w14:textId="77777777" w:rsidR="00126DE8" w:rsidRDefault="00126DE8" w:rsidP="00126DE8">
      <w:pPr>
        <w:ind w:left="720"/>
        <w:rPr>
          <w:ins w:id="205" w:author="Trần Vân Anh" w:date="2024-04-08T23:24:00Z"/>
          <w:rFonts w:cs="Times New Roman"/>
          <w:sz w:val="28"/>
          <w:szCs w:val="28"/>
          <w:lang w:val="pt-BR"/>
        </w:rPr>
      </w:pPr>
      <w:ins w:id="206" w:author="Trần Vân Anh" w:date="2024-04-08T23:24:00Z">
        <w:r>
          <w:rPr>
            <w:rFonts w:cs="Times New Roman"/>
            <w:sz w:val="28"/>
            <w:szCs w:val="28"/>
            <w:lang w:val="pt-BR"/>
          </w:rPr>
          <w:t>Báo cáo về tất cả các Kho Sách</w:t>
        </w:r>
      </w:ins>
    </w:p>
    <w:p w14:paraId="7F1A97C7" w14:textId="77777777" w:rsidR="00126DE8" w:rsidRDefault="00126DE8" w:rsidP="00126DE8">
      <w:pPr>
        <w:rPr>
          <w:ins w:id="207" w:author="Trần Vân Anh" w:date="2024-04-08T23:24:00Z"/>
          <w:rFonts w:cs="Times New Roman"/>
          <w:sz w:val="28"/>
          <w:szCs w:val="28"/>
          <w:lang w:val="pt-BR"/>
        </w:rPr>
      </w:pPr>
    </w:p>
    <w:p w14:paraId="3A3D9778" w14:textId="77777777" w:rsidR="00126DE8" w:rsidRDefault="00126DE8" w:rsidP="00126DE8">
      <w:pPr>
        <w:rPr>
          <w:ins w:id="208" w:author="Trần Vân Anh" w:date="2024-04-08T23:24:00Z"/>
          <w:rFonts w:cs="Times New Roman"/>
          <w:sz w:val="28"/>
          <w:szCs w:val="28"/>
          <w:lang w:val="pt-BR"/>
        </w:rPr>
      </w:pPr>
      <w:ins w:id="209" w:author="Trần Vân Anh" w:date="2024-04-08T23:24:00Z">
        <w:r>
          <w:rPr>
            <w:rFonts w:cs="Times New Roman"/>
            <w:sz w:val="28"/>
            <w:szCs w:val="28"/>
            <w:lang w:val="pt-BR"/>
          </w:rPr>
          <w:t>Các chức năng được thực hiện bởi người dùng Khách hàng:</w:t>
        </w:r>
      </w:ins>
    </w:p>
    <w:p w14:paraId="67E898E7" w14:textId="77777777" w:rsidR="00126DE8" w:rsidRDefault="00126DE8" w:rsidP="00126DE8">
      <w:pPr>
        <w:rPr>
          <w:ins w:id="210" w:author="Trần Vân Anh" w:date="2024-04-08T23:24:00Z"/>
          <w:rFonts w:cs="Times New Roman"/>
          <w:sz w:val="28"/>
          <w:szCs w:val="28"/>
          <w:lang w:val="pt-BR"/>
        </w:rPr>
      </w:pPr>
    </w:p>
    <w:p w14:paraId="613ECC9A" w14:textId="77777777" w:rsidR="00126DE8" w:rsidRDefault="00126DE8" w:rsidP="00126DE8">
      <w:pPr>
        <w:ind w:left="720"/>
        <w:rPr>
          <w:ins w:id="211" w:author="Trần Vân Anh" w:date="2024-04-08T23:24:00Z"/>
          <w:rFonts w:cs="Times New Roman"/>
          <w:sz w:val="28"/>
          <w:szCs w:val="28"/>
          <w:lang w:val="pt-BR"/>
        </w:rPr>
      </w:pPr>
      <w:ins w:id="212" w:author="Trần Vân Anh" w:date="2024-04-08T23:24:00Z">
        <w:r>
          <w:rPr>
            <w:rFonts w:cs="Times New Roman"/>
            <w:sz w:val="28"/>
            <w:szCs w:val="28"/>
            <w:lang w:val="pt-BR"/>
          </w:rPr>
          <w:t>Đăng ký Khách hàng</w:t>
        </w:r>
      </w:ins>
    </w:p>
    <w:p w14:paraId="413C255C" w14:textId="77777777" w:rsidR="00126DE8" w:rsidRDefault="00126DE8" w:rsidP="00126DE8">
      <w:pPr>
        <w:ind w:left="720"/>
        <w:rPr>
          <w:ins w:id="213" w:author="Trần Vân Anh" w:date="2024-04-08T23:24:00Z"/>
          <w:rFonts w:cs="Times New Roman"/>
          <w:sz w:val="28"/>
          <w:szCs w:val="28"/>
          <w:lang w:val="pt-BR"/>
        </w:rPr>
      </w:pPr>
      <w:ins w:id="214" w:author="Trần Vân Anh" w:date="2024-04-08T23:24:00Z">
        <w:r>
          <w:rPr>
            <w:rFonts w:cs="Times New Roman"/>
            <w:sz w:val="28"/>
            <w:szCs w:val="28"/>
            <w:lang w:val="pt-BR"/>
          </w:rPr>
          <w:t>Đăng nhập Khách hàng</w:t>
        </w:r>
      </w:ins>
    </w:p>
    <w:p w14:paraId="3B72061A" w14:textId="77777777" w:rsidR="00126DE8" w:rsidRDefault="00126DE8" w:rsidP="00126DE8">
      <w:pPr>
        <w:ind w:left="720"/>
        <w:rPr>
          <w:ins w:id="215" w:author="Trần Vân Anh" w:date="2024-04-08T23:24:00Z"/>
          <w:rFonts w:cs="Times New Roman"/>
          <w:sz w:val="28"/>
          <w:szCs w:val="28"/>
          <w:lang w:val="pt-BR"/>
        </w:rPr>
      </w:pPr>
      <w:ins w:id="216" w:author="Trần Vân Anh" w:date="2024-04-08T23:24:00Z">
        <w:r>
          <w:rPr>
            <w:rFonts w:cs="Times New Roman"/>
            <w:sz w:val="28"/>
            <w:szCs w:val="28"/>
            <w:lang w:val="pt-BR"/>
          </w:rPr>
          <w:lastRenderedPageBreak/>
          <w:t>Tất cả các Trang Sách</w:t>
        </w:r>
      </w:ins>
    </w:p>
    <w:p w14:paraId="2060D875" w14:textId="77777777" w:rsidR="00126DE8" w:rsidRDefault="00126DE8" w:rsidP="00126DE8">
      <w:pPr>
        <w:ind w:left="720"/>
        <w:rPr>
          <w:ins w:id="217" w:author="Trần Vân Anh" w:date="2024-04-08T23:24:00Z"/>
          <w:rFonts w:cs="Times New Roman"/>
          <w:sz w:val="28"/>
          <w:szCs w:val="28"/>
          <w:lang w:val="pt-BR"/>
        </w:rPr>
      </w:pPr>
      <w:ins w:id="218" w:author="Trần Vân Anh" w:date="2024-04-08T23:24:00Z">
        <w:r>
          <w:rPr>
            <w:rFonts w:cs="Times New Roman"/>
            <w:sz w:val="28"/>
            <w:szCs w:val="28"/>
            <w:lang w:val="pt-BR"/>
          </w:rPr>
          <w:t>Chi tiết Sách</w:t>
        </w:r>
      </w:ins>
    </w:p>
    <w:p w14:paraId="3E5CBF25" w14:textId="77777777" w:rsidR="00126DE8" w:rsidRDefault="00126DE8" w:rsidP="00126DE8">
      <w:pPr>
        <w:ind w:left="720"/>
        <w:rPr>
          <w:ins w:id="219" w:author="Trần Vân Anh" w:date="2024-04-08T23:24:00Z"/>
          <w:rFonts w:cs="Times New Roman"/>
          <w:sz w:val="28"/>
          <w:szCs w:val="28"/>
          <w:lang w:val="pt-BR"/>
        </w:rPr>
      </w:pPr>
      <w:ins w:id="220" w:author="Trần Vân Anh" w:date="2024-04-08T23:24:00Z">
        <w:r>
          <w:rPr>
            <w:rFonts w:cs="Times New Roman"/>
            <w:sz w:val="28"/>
            <w:szCs w:val="28"/>
            <w:lang w:val="pt-BR"/>
          </w:rPr>
          <w:t>Giỏ hàng</w:t>
        </w:r>
      </w:ins>
    </w:p>
    <w:p w14:paraId="071DC297" w14:textId="77777777" w:rsidR="00126DE8" w:rsidRDefault="00126DE8" w:rsidP="00126DE8">
      <w:pPr>
        <w:ind w:left="720"/>
        <w:rPr>
          <w:ins w:id="221" w:author="Trần Vân Anh" w:date="2024-04-08T23:24:00Z"/>
          <w:rFonts w:cs="Times New Roman"/>
          <w:sz w:val="28"/>
          <w:szCs w:val="28"/>
          <w:lang w:val="pt-BR"/>
        </w:rPr>
      </w:pPr>
      <w:ins w:id="222" w:author="Trần Vân Anh" w:date="2024-04-08T23:24:00Z">
        <w:r>
          <w:rPr>
            <w:rFonts w:cs="Times New Roman"/>
            <w:sz w:val="28"/>
            <w:szCs w:val="28"/>
            <w:lang w:val="pt-BR"/>
          </w:rPr>
          <w:t>Vận chuyển</w:t>
        </w:r>
      </w:ins>
    </w:p>
    <w:p w14:paraId="1BBECDA9" w14:textId="77777777" w:rsidR="00126DE8" w:rsidRDefault="00126DE8" w:rsidP="00126DE8">
      <w:pPr>
        <w:ind w:left="720"/>
        <w:rPr>
          <w:ins w:id="223" w:author="Trần Vân Anh" w:date="2024-04-08T23:24:00Z"/>
          <w:rFonts w:cs="Times New Roman"/>
          <w:sz w:val="28"/>
          <w:szCs w:val="28"/>
          <w:lang w:val="pt-BR"/>
        </w:rPr>
      </w:pPr>
      <w:ins w:id="224" w:author="Trần Vân Anh" w:date="2024-04-08T23:24:00Z">
        <w:r>
          <w:rPr>
            <w:rFonts w:cs="Times New Roman"/>
            <w:sz w:val="28"/>
            <w:szCs w:val="28"/>
            <w:lang w:val="pt-BR"/>
          </w:rPr>
          <w:t>Thanh toán</w:t>
        </w:r>
      </w:ins>
    </w:p>
    <w:p w14:paraId="01E485B8" w14:textId="77777777" w:rsidR="00126DE8" w:rsidRDefault="00126DE8" w:rsidP="00126DE8">
      <w:pPr>
        <w:ind w:left="720"/>
        <w:rPr>
          <w:ins w:id="225" w:author="Trần Vân Anh" w:date="2024-04-08T23:24:00Z"/>
          <w:rFonts w:cs="Times New Roman"/>
          <w:sz w:val="28"/>
          <w:szCs w:val="28"/>
          <w:lang w:val="pt-BR"/>
        </w:rPr>
      </w:pPr>
      <w:ins w:id="226" w:author="Trần Vân Anh" w:date="2024-04-08T23:24:00Z">
        <w:r>
          <w:rPr>
            <w:rFonts w:cs="Times New Roman"/>
            <w:sz w:val="28"/>
            <w:szCs w:val="28"/>
            <w:lang w:val="pt-BR"/>
          </w:rPr>
          <w:t>Đơn hàng của Khách hàng</w:t>
        </w:r>
      </w:ins>
    </w:p>
    <w:p w14:paraId="36EA9599" w14:textId="77777777" w:rsidR="00126DE8" w:rsidRDefault="00126DE8" w:rsidP="00126DE8">
      <w:pPr>
        <w:ind w:left="720"/>
        <w:rPr>
          <w:ins w:id="227" w:author="Trần Vân Anh" w:date="2024-04-08T23:24:00Z"/>
          <w:rFonts w:cs="Times New Roman"/>
          <w:sz w:val="28"/>
          <w:szCs w:val="28"/>
          <w:lang w:val="pt-BR"/>
        </w:rPr>
      </w:pPr>
      <w:ins w:id="228" w:author="Trần Vân Anh" w:date="2024-04-08T23:24:00Z">
        <w:r>
          <w:rPr>
            <w:rFonts w:cs="Times New Roman"/>
            <w:sz w:val="28"/>
            <w:szCs w:val="28"/>
            <w:lang w:val="pt-BR"/>
          </w:rPr>
          <w:t>Thay đổi Mật khẩu</w:t>
        </w:r>
      </w:ins>
    </w:p>
    <w:p w14:paraId="6079D970" w14:textId="77777777" w:rsidR="00126DE8" w:rsidRDefault="00126DE8" w:rsidP="00126DE8">
      <w:pPr>
        <w:spacing w:line="240" w:lineRule="auto"/>
        <w:rPr>
          <w:ins w:id="229" w:author="Trần Vân Anh" w:date="2024-04-08T23:24:00Z"/>
          <w:rFonts w:eastAsia="Times New Roman" w:cs="Times New Roman"/>
          <w:sz w:val="28"/>
          <w:szCs w:val="28"/>
        </w:rPr>
      </w:pPr>
      <w:ins w:id="230" w:author="Trần Vân Anh" w:date="2024-04-08T23:24:00Z">
        <w:r>
          <w:rPr>
            <w:rFonts w:eastAsia="Times New Roman" w:cs="Times New Roman"/>
            <w:noProof/>
            <w:sz w:val="28"/>
            <w:szCs w:val="28"/>
          </w:rPr>
          <w:drawing>
            <wp:inline distT="0" distB="0" distL="0" distR="0" wp14:anchorId="5FC55197" wp14:editId="2FD7F64F">
              <wp:extent cx="5951855" cy="4106545"/>
              <wp:effectExtent l="0" t="0" r="0" b="8255"/>
              <wp:docPr id="56" name="Picture 56" descr="A blue box with black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 blue box with black tex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51855" cy="4106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D9779C6" w14:textId="77777777" w:rsidR="00126DE8" w:rsidRDefault="00126DE8" w:rsidP="00126DE8">
      <w:pPr>
        <w:spacing w:line="240" w:lineRule="auto"/>
        <w:rPr>
          <w:ins w:id="231" w:author="Trần Vân Anh" w:date="2024-04-08T23:24:00Z"/>
          <w:rFonts w:eastAsia="Times New Roman" w:cs="Times New Roman"/>
          <w:sz w:val="28"/>
          <w:szCs w:val="28"/>
        </w:rPr>
      </w:pPr>
    </w:p>
    <w:p w14:paraId="772783D5" w14:textId="77777777" w:rsidR="00126DE8" w:rsidRDefault="00126DE8" w:rsidP="00126DE8">
      <w:pPr>
        <w:rPr>
          <w:ins w:id="232" w:author="Trần Vân Anh" w:date="2024-04-08T23:24:00Z"/>
          <w:rFonts w:cs="Times New Roman"/>
          <w:kern w:val="2"/>
          <w:sz w:val="28"/>
          <w:szCs w:val="28"/>
          <w14:ligatures w14:val="standardContextual"/>
        </w:rPr>
      </w:pPr>
    </w:p>
    <w:p w14:paraId="41F97997" w14:textId="77777777" w:rsidR="00126DE8" w:rsidRDefault="00126DE8" w:rsidP="00126DE8">
      <w:pPr>
        <w:rPr>
          <w:ins w:id="233" w:author="Trần Vân Anh" w:date="2024-04-08T23:24:00Z"/>
          <w:rFonts w:cs="Times New Roman"/>
          <w:sz w:val="28"/>
          <w:szCs w:val="28"/>
        </w:rPr>
      </w:pPr>
    </w:p>
    <w:p w14:paraId="1ABA6F66" w14:textId="77777777" w:rsidR="00126DE8" w:rsidRDefault="00126DE8" w:rsidP="00126DE8">
      <w:pPr>
        <w:rPr>
          <w:ins w:id="234" w:author="Trần Vân Anh" w:date="2024-04-08T23:24:00Z"/>
          <w:rFonts w:cs="Times New Roman"/>
          <w:sz w:val="28"/>
          <w:szCs w:val="28"/>
        </w:rPr>
      </w:pPr>
    </w:p>
    <w:p w14:paraId="7D5051DA" w14:textId="77777777" w:rsidR="00126DE8" w:rsidRDefault="00126DE8" w:rsidP="00126DE8">
      <w:pPr>
        <w:pStyle w:val="ListParagraph"/>
        <w:numPr>
          <w:ilvl w:val="0"/>
          <w:numId w:val="11"/>
        </w:numPr>
        <w:spacing w:before="0" w:after="160" w:line="256" w:lineRule="auto"/>
        <w:rPr>
          <w:ins w:id="235" w:author="Trần Vân Anh" w:date="2024-04-08T23:24:00Z"/>
          <w:rFonts w:cs="Times New Roman"/>
          <w:sz w:val="28"/>
          <w:szCs w:val="28"/>
        </w:rPr>
      </w:pPr>
      <w:ins w:id="236" w:author="Trần Vân Anh" w:date="2024-04-08T23:24:00Z">
        <w:r>
          <w:rPr>
            <w:rFonts w:cs="Times New Roman"/>
            <w:sz w:val="28"/>
            <w:szCs w:val="28"/>
          </w:rPr>
          <w:lastRenderedPageBreak/>
          <w:t>Biểu đồ phân rã Hệ ecomSys</w:t>
        </w:r>
      </w:ins>
    </w:p>
    <w:p w14:paraId="0D610213" w14:textId="77777777" w:rsidR="00126DE8" w:rsidRDefault="00126DE8" w:rsidP="00126DE8">
      <w:pPr>
        <w:rPr>
          <w:ins w:id="237" w:author="Trần Vân Anh" w:date="2024-04-08T23:24:00Z"/>
          <w:rFonts w:cs="Times New Roman"/>
          <w:sz w:val="28"/>
          <w:szCs w:val="28"/>
        </w:rPr>
      </w:pPr>
    </w:p>
    <w:p w14:paraId="5D993957" w14:textId="77777777" w:rsidR="00126DE8" w:rsidRDefault="00126DE8" w:rsidP="00126DE8">
      <w:pPr>
        <w:spacing w:line="240" w:lineRule="auto"/>
        <w:rPr>
          <w:ins w:id="238" w:author="Trần Vân Anh" w:date="2024-04-08T23:24:00Z"/>
          <w:rFonts w:eastAsia="Times New Roman" w:cs="Times New Roman"/>
          <w:sz w:val="28"/>
          <w:szCs w:val="28"/>
        </w:rPr>
      </w:pPr>
      <w:ins w:id="239" w:author="Trần Vân Anh" w:date="2024-04-08T23:24:00Z">
        <w:r>
          <w:rPr>
            <w:rFonts w:eastAsia="Times New Roman" w:cs="Times New Roman"/>
            <w:noProof/>
            <w:sz w:val="28"/>
            <w:szCs w:val="28"/>
          </w:rPr>
          <w:drawing>
            <wp:inline distT="0" distB="0" distL="0" distR="0" wp14:anchorId="0B10F01F" wp14:editId="23D88A50">
              <wp:extent cx="6316345" cy="1608455"/>
              <wp:effectExtent l="0" t="0" r="8255" b="0"/>
              <wp:docPr id="55" name="Picture 55" descr="A white board with black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A white board with black tex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16345" cy="1608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A399F69" w14:textId="77777777" w:rsidR="00126DE8" w:rsidRDefault="00126DE8" w:rsidP="00126DE8">
      <w:pPr>
        <w:rPr>
          <w:ins w:id="240" w:author="Trần Vân Anh" w:date="2024-04-08T23:24:00Z"/>
          <w:rFonts w:cs="Times New Roman"/>
          <w:kern w:val="2"/>
          <w:sz w:val="28"/>
          <w:szCs w:val="28"/>
          <w14:ligatures w14:val="standardContextual"/>
        </w:rPr>
      </w:pPr>
      <w:ins w:id="241" w:author="Trần Vân Anh" w:date="2024-04-08T23:24:00Z">
        <w:r>
          <w:rPr>
            <w:rFonts w:cs="Times New Roman"/>
            <w:sz w:val="28"/>
            <w:szCs w:val="28"/>
          </w:rPr>
          <w:t>3.</w:t>
        </w:r>
      </w:ins>
    </w:p>
    <w:p w14:paraId="6FA5730E" w14:textId="77777777" w:rsidR="00126DE8" w:rsidRDefault="00126DE8" w:rsidP="00126DE8">
      <w:pPr>
        <w:rPr>
          <w:ins w:id="242" w:author="Trần Vân Anh" w:date="2024-04-08T23:24:00Z"/>
          <w:rFonts w:cs="Times New Roman"/>
          <w:b/>
          <w:bCs/>
          <w:sz w:val="28"/>
          <w:szCs w:val="28"/>
        </w:rPr>
      </w:pPr>
      <w:ins w:id="243" w:author="Trần Vân Anh" w:date="2024-04-08T23:24:00Z">
        <w:r>
          <w:rPr>
            <w:rFonts w:cs="Times New Roman"/>
            <w:b/>
            <w:bCs/>
            <w:sz w:val="28"/>
            <w:szCs w:val="28"/>
          </w:rPr>
          <w:t>Giao tiếp đồng bộ:</w:t>
        </w:r>
      </w:ins>
    </w:p>
    <w:p w14:paraId="393BE037" w14:textId="77777777" w:rsidR="00126DE8" w:rsidRDefault="00126DE8" w:rsidP="00126DE8">
      <w:pPr>
        <w:rPr>
          <w:ins w:id="244" w:author="Trần Vân Anh" w:date="2024-04-08T23:24:00Z"/>
          <w:rFonts w:cs="Times New Roman"/>
          <w:sz w:val="28"/>
          <w:szCs w:val="28"/>
        </w:rPr>
      </w:pPr>
      <w:ins w:id="245" w:author="Trần Vân Anh" w:date="2024-04-08T23:24:00Z">
        <w:r>
          <w:rPr>
            <w:rFonts w:cs="Times New Roman"/>
            <w:sz w:val="28"/>
            <w:szCs w:val="28"/>
          </w:rPr>
          <w:t>import requests</w:t>
        </w:r>
      </w:ins>
    </w:p>
    <w:p w14:paraId="491568D5" w14:textId="77777777" w:rsidR="00126DE8" w:rsidRDefault="00126DE8" w:rsidP="00126DE8">
      <w:pPr>
        <w:rPr>
          <w:ins w:id="246" w:author="Trần Vân Anh" w:date="2024-04-08T23:24:00Z"/>
          <w:rFonts w:cs="Times New Roman"/>
          <w:sz w:val="28"/>
          <w:szCs w:val="28"/>
        </w:rPr>
      </w:pPr>
    </w:p>
    <w:p w14:paraId="55639ED3" w14:textId="77777777" w:rsidR="00126DE8" w:rsidRDefault="00126DE8" w:rsidP="00126DE8">
      <w:pPr>
        <w:rPr>
          <w:ins w:id="247" w:author="Trần Vân Anh" w:date="2024-04-08T23:24:00Z"/>
          <w:rFonts w:cs="Times New Roman"/>
          <w:sz w:val="28"/>
          <w:szCs w:val="28"/>
        </w:rPr>
      </w:pPr>
      <w:ins w:id="248" w:author="Trần Vân Anh" w:date="2024-04-08T23:24:00Z">
        <w:r>
          <w:rPr>
            <w:rFonts w:cs="Times New Roman"/>
            <w:sz w:val="28"/>
            <w:szCs w:val="28"/>
          </w:rPr>
          <w:t>def synchronous_communication():</w:t>
        </w:r>
      </w:ins>
    </w:p>
    <w:p w14:paraId="69D0F09F" w14:textId="77777777" w:rsidR="00126DE8" w:rsidRDefault="00126DE8" w:rsidP="00126DE8">
      <w:pPr>
        <w:rPr>
          <w:ins w:id="249" w:author="Trần Vân Anh" w:date="2024-04-08T23:24:00Z"/>
          <w:rFonts w:cs="Times New Roman"/>
          <w:sz w:val="28"/>
          <w:szCs w:val="28"/>
        </w:rPr>
      </w:pPr>
      <w:ins w:id="250" w:author="Trần Vân Anh" w:date="2024-04-08T23:24:00Z">
        <w:r>
          <w:rPr>
            <w:rFonts w:cs="Times New Roman"/>
            <w:sz w:val="28"/>
            <w:szCs w:val="28"/>
          </w:rPr>
          <w:t xml:space="preserve">    # Gửi yêu cầu đồng bộ</w:t>
        </w:r>
      </w:ins>
    </w:p>
    <w:p w14:paraId="0FABFA27" w14:textId="77777777" w:rsidR="00126DE8" w:rsidRDefault="00126DE8" w:rsidP="00126DE8">
      <w:pPr>
        <w:rPr>
          <w:ins w:id="251" w:author="Trần Vân Anh" w:date="2024-04-08T23:24:00Z"/>
          <w:rFonts w:cs="Times New Roman"/>
          <w:sz w:val="28"/>
          <w:szCs w:val="28"/>
          <w:lang w:val="pt-BR"/>
        </w:rPr>
      </w:pPr>
      <w:ins w:id="252" w:author="Trần Vân Anh" w:date="2024-04-08T23:24:00Z">
        <w:r>
          <w:rPr>
            <w:rFonts w:cs="Times New Roman"/>
            <w:sz w:val="28"/>
            <w:szCs w:val="28"/>
          </w:rPr>
          <w:t xml:space="preserve">    </w:t>
        </w:r>
        <w:r>
          <w:rPr>
            <w:rFonts w:cs="Times New Roman"/>
            <w:sz w:val="28"/>
            <w:szCs w:val="28"/>
            <w:lang w:val="pt-BR"/>
          </w:rPr>
          <w:t>response = requests.get("https://api.service1.com/data")</w:t>
        </w:r>
      </w:ins>
    </w:p>
    <w:p w14:paraId="53A85D58" w14:textId="77777777" w:rsidR="00126DE8" w:rsidRDefault="00126DE8" w:rsidP="00126DE8">
      <w:pPr>
        <w:rPr>
          <w:ins w:id="253" w:author="Trần Vân Anh" w:date="2024-04-08T23:24:00Z"/>
          <w:rFonts w:cs="Times New Roman"/>
          <w:sz w:val="28"/>
          <w:szCs w:val="28"/>
          <w:lang w:val="pt-BR"/>
        </w:rPr>
      </w:pPr>
      <w:ins w:id="254" w:author="Trần Vân Anh" w:date="2024-04-08T23:24:00Z">
        <w:r>
          <w:rPr>
            <w:rFonts w:cs="Times New Roman"/>
            <w:sz w:val="28"/>
            <w:szCs w:val="28"/>
            <w:lang w:val="pt-BR"/>
          </w:rPr>
          <w:t xml:space="preserve">    </w:t>
        </w:r>
      </w:ins>
    </w:p>
    <w:p w14:paraId="7D11D521" w14:textId="77777777" w:rsidR="00126DE8" w:rsidRDefault="00126DE8" w:rsidP="00126DE8">
      <w:pPr>
        <w:rPr>
          <w:ins w:id="255" w:author="Trần Vân Anh" w:date="2024-04-08T23:24:00Z"/>
          <w:rFonts w:cs="Times New Roman"/>
          <w:sz w:val="28"/>
          <w:szCs w:val="28"/>
        </w:rPr>
      </w:pPr>
      <w:ins w:id="256" w:author="Trần Vân Anh" w:date="2024-04-08T23:24:00Z">
        <w:r>
          <w:rPr>
            <w:rFonts w:cs="Times New Roman"/>
            <w:sz w:val="28"/>
            <w:szCs w:val="28"/>
            <w:lang w:val="pt-BR"/>
          </w:rPr>
          <w:t xml:space="preserve">    </w:t>
        </w:r>
        <w:r>
          <w:rPr>
            <w:rFonts w:cs="Times New Roman"/>
            <w:sz w:val="28"/>
            <w:szCs w:val="28"/>
          </w:rPr>
          <w:t># Kiểm tra mã trạng thái</w:t>
        </w:r>
      </w:ins>
    </w:p>
    <w:p w14:paraId="302A3CDD" w14:textId="77777777" w:rsidR="00126DE8" w:rsidRDefault="00126DE8" w:rsidP="00126DE8">
      <w:pPr>
        <w:rPr>
          <w:ins w:id="257" w:author="Trần Vân Anh" w:date="2024-04-08T23:24:00Z"/>
          <w:rFonts w:cs="Times New Roman"/>
          <w:sz w:val="28"/>
          <w:szCs w:val="28"/>
        </w:rPr>
      </w:pPr>
      <w:ins w:id="258" w:author="Trần Vân Anh" w:date="2024-04-08T23:24:00Z">
        <w:r>
          <w:rPr>
            <w:rFonts w:cs="Times New Roman"/>
            <w:sz w:val="28"/>
            <w:szCs w:val="28"/>
          </w:rPr>
          <w:t xml:space="preserve">    if response.status_code == 200:</w:t>
        </w:r>
      </w:ins>
    </w:p>
    <w:p w14:paraId="5F6DB716" w14:textId="77777777" w:rsidR="00126DE8" w:rsidRDefault="00126DE8" w:rsidP="00126DE8">
      <w:pPr>
        <w:rPr>
          <w:ins w:id="259" w:author="Trần Vân Anh" w:date="2024-04-08T23:24:00Z"/>
          <w:rFonts w:cs="Times New Roman"/>
          <w:sz w:val="28"/>
          <w:szCs w:val="28"/>
          <w:lang w:val="pt-BR"/>
        </w:rPr>
      </w:pPr>
      <w:ins w:id="260" w:author="Trần Vân Anh" w:date="2024-04-08T23:24:00Z">
        <w:r>
          <w:rPr>
            <w:rFonts w:cs="Times New Roman"/>
            <w:sz w:val="28"/>
            <w:szCs w:val="28"/>
          </w:rPr>
          <w:t xml:space="preserve">        </w:t>
        </w:r>
        <w:r>
          <w:rPr>
            <w:rFonts w:cs="Times New Roman"/>
            <w:sz w:val="28"/>
            <w:szCs w:val="28"/>
            <w:lang w:val="pt-BR"/>
          </w:rPr>
          <w:t>data = response.json()</w:t>
        </w:r>
      </w:ins>
    </w:p>
    <w:p w14:paraId="0F15A7CE" w14:textId="77777777" w:rsidR="00126DE8" w:rsidRDefault="00126DE8" w:rsidP="00126DE8">
      <w:pPr>
        <w:rPr>
          <w:ins w:id="261" w:author="Trần Vân Anh" w:date="2024-04-08T23:24:00Z"/>
          <w:rFonts w:cs="Times New Roman"/>
          <w:sz w:val="28"/>
          <w:szCs w:val="28"/>
          <w:lang w:val="pt-BR"/>
        </w:rPr>
      </w:pPr>
      <w:ins w:id="262" w:author="Trần Vân Anh" w:date="2024-04-08T23:24:00Z">
        <w:r>
          <w:rPr>
            <w:rFonts w:cs="Times New Roman"/>
            <w:sz w:val="28"/>
            <w:szCs w:val="28"/>
            <w:lang w:val="pt-BR"/>
          </w:rPr>
          <w:t xml:space="preserve">        # Xử lý dữ liệu</w:t>
        </w:r>
      </w:ins>
    </w:p>
    <w:p w14:paraId="4CD33106" w14:textId="77777777" w:rsidR="00126DE8" w:rsidRDefault="00126DE8" w:rsidP="00126DE8">
      <w:pPr>
        <w:rPr>
          <w:ins w:id="263" w:author="Trần Vân Anh" w:date="2024-04-08T23:24:00Z"/>
          <w:rFonts w:cs="Times New Roman"/>
          <w:sz w:val="28"/>
          <w:szCs w:val="28"/>
          <w:lang w:val="pt-BR"/>
        </w:rPr>
      </w:pPr>
    </w:p>
    <w:p w14:paraId="5D0C8CF1" w14:textId="77777777" w:rsidR="00126DE8" w:rsidRDefault="00126DE8" w:rsidP="00126DE8">
      <w:pPr>
        <w:rPr>
          <w:ins w:id="264" w:author="Trần Vân Anh" w:date="2024-04-08T23:24:00Z"/>
          <w:rFonts w:cs="Times New Roman"/>
          <w:sz w:val="28"/>
          <w:szCs w:val="28"/>
        </w:rPr>
      </w:pPr>
      <w:ins w:id="265" w:author="Trần Vân Anh" w:date="2024-04-08T23:24:00Z">
        <w:r>
          <w:rPr>
            <w:rFonts w:cs="Times New Roman"/>
            <w:sz w:val="28"/>
            <w:szCs w:val="28"/>
          </w:rPr>
          <w:t>synchronous_communication()</w:t>
        </w:r>
      </w:ins>
    </w:p>
    <w:p w14:paraId="4587EA9E" w14:textId="77777777" w:rsidR="00126DE8" w:rsidRDefault="00126DE8" w:rsidP="00126DE8">
      <w:pPr>
        <w:rPr>
          <w:ins w:id="266" w:author="Trần Vân Anh" w:date="2024-04-08T23:24:00Z"/>
          <w:rFonts w:cs="Times New Roman"/>
          <w:b/>
          <w:bCs/>
          <w:sz w:val="28"/>
          <w:szCs w:val="28"/>
        </w:rPr>
      </w:pPr>
      <w:ins w:id="267" w:author="Trần Vân Anh" w:date="2024-04-08T23:24:00Z">
        <w:r>
          <w:rPr>
            <w:rFonts w:cs="Times New Roman"/>
            <w:b/>
            <w:bCs/>
            <w:sz w:val="28"/>
            <w:szCs w:val="28"/>
          </w:rPr>
          <w:t>Giao tiếp bất đồng bộ:</w:t>
        </w:r>
      </w:ins>
    </w:p>
    <w:p w14:paraId="0A408CEA" w14:textId="77777777" w:rsidR="00126DE8" w:rsidRDefault="00126DE8" w:rsidP="00126DE8">
      <w:pPr>
        <w:rPr>
          <w:ins w:id="268" w:author="Trần Vân Anh" w:date="2024-04-08T23:24:00Z"/>
          <w:rFonts w:cs="Times New Roman"/>
          <w:sz w:val="28"/>
          <w:szCs w:val="28"/>
        </w:rPr>
      </w:pPr>
      <w:ins w:id="269" w:author="Trần Vân Anh" w:date="2024-04-08T23:24:00Z">
        <w:r>
          <w:rPr>
            <w:rFonts w:cs="Times New Roman"/>
            <w:sz w:val="28"/>
            <w:szCs w:val="28"/>
          </w:rPr>
          <w:lastRenderedPageBreak/>
          <w:t>import requests</w:t>
        </w:r>
      </w:ins>
    </w:p>
    <w:p w14:paraId="696A947E" w14:textId="77777777" w:rsidR="00126DE8" w:rsidRDefault="00126DE8" w:rsidP="00126DE8">
      <w:pPr>
        <w:rPr>
          <w:ins w:id="270" w:author="Trần Vân Anh" w:date="2024-04-08T23:24:00Z"/>
          <w:rFonts w:cs="Times New Roman"/>
          <w:sz w:val="28"/>
          <w:szCs w:val="28"/>
        </w:rPr>
      </w:pPr>
      <w:ins w:id="271" w:author="Trần Vân Anh" w:date="2024-04-08T23:24:00Z">
        <w:r>
          <w:rPr>
            <w:rFonts w:cs="Times New Roman"/>
            <w:sz w:val="28"/>
            <w:szCs w:val="28"/>
          </w:rPr>
          <w:t>import asyncio</w:t>
        </w:r>
      </w:ins>
    </w:p>
    <w:p w14:paraId="38CF9B69" w14:textId="77777777" w:rsidR="00126DE8" w:rsidRDefault="00126DE8" w:rsidP="00126DE8">
      <w:pPr>
        <w:rPr>
          <w:ins w:id="272" w:author="Trần Vân Anh" w:date="2024-04-08T23:24:00Z"/>
          <w:rFonts w:cs="Times New Roman"/>
          <w:sz w:val="28"/>
          <w:szCs w:val="28"/>
        </w:rPr>
      </w:pPr>
    </w:p>
    <w:p w14:paraId="0F89EBBB" w14:textId="77777777" w:rsidR="00126DE8" w:rsidRDefault="00126DE8" w:rsidP="00126DE8">
      <w:pPr>
        <w:rPr>
          <w:ins w:id="273" w:author="Trần Vân Anh" w:date="2024-04-08T23:24:00Z"/>
          <w:rFonts w:cs="Times New Roman"/>
          <w:sz w:val="28"/>
          <w:szCs w:val="28"/>
        </w:rPr>
      </w:pPr>
      <w:ins w:id="274" w:author="Trần Vân Anh" w:date="2024-04-08T23:24:00Z">
        <w:r>
          <w:rPr>
            <w:rFonts w:cs="Times New Roman"/>
            <w:sz w:val="28"/>
            <w:szCs w:val="28"/>
          </w:rPr>
          <w:t>async def asynchronous_communication():</w:t>
        </w:r>
      </w:ins>
    </w:p>
    <w:p w14:paraId="39251D95" w14:textId="77777777" w:rsidR="00126DE8" w:rsidRDefault="00126DE8" w:rsidP="00126DE8">
      <w:pPr>
        <w:rPr>
          <w:ins w:id="275" w:author="Trần Vân Anh" w:date="2024-04-08T23:24:00Z"/>
          <w:rFonts w:cs="Times New Roman"/>
          <w:sz w:val="28"/>
          <w:szCs w:val="28"/>
        </w:rPr>
      </w:pPr>
      <w:ins w:id="276" w:author="Trần Vân Anh" w:date="2024-04-08T23:24:00Z">
        <w:r>
          <w:rPr>
            <w:rFonts w:cs="Times New Roman"/>
            <w:sz w:val="28"/>
            <w:szCs w:val="28"/>
          </w:rPr>
          <w:t xml:space="preserve">    loop = asyncio.get_event_loop()</w:t>
        </w:r>
      </w:ins>
    </w:p>
    <w:p w14:paraId="5FEC9CE4" w14:textId="77777777" w:rsidR="00126DE8" w:rsidRDefault="00126DE8" w:rsidP="00126DE8">
      <w:pPr>
        <w:rPr>
          <w:ins w:id="277" w:author="Trần Vân Anh" w:date="2024-04-08T23:24:00Z"/>
          <w:rFonts w:cs="Times New Roman"/>
          <w:sz w:val="28"/>
          <w:szCs w:val="28"/>
        </w:rPr>
      </w:pPr>
      <w:ins w:id="278" w:author="Trần Vân Anh" w:date="2024-04-08T23:24:00Z">
        <w:r>
          <w:rPr>
            <w:rFonts w:cs="Times New Roman"/>
            <w:sz w:val="28"/>
            <w:szCs w:val="28"/>
          </w:rPr>
          <w:t xml:space="preserve">    # Gửi yêu cầu bất đồng bộ</w:t>
        </w:r>
      </w:ins>
    </w:p>
    <w:p w14:paraId="134BC6C6" w14:textId="77777777" w:rsidR="00126DE8" w:rsidRDefault="00126DE8" w:rsidP="00126DE8">
      <w:pPr>
        <w:rPr>
          <w:ins w:id="279" w:author="Trần Vân Anh" w:date="2024-04-08T23:24:00Z"/>
          <w:rFonts w:cs="Times New Roman"/>
          <w:sz w:val="28"/>
          <w:szCs w:val="28"/>
        </w:rPr>
      </w:pPr>
      <w:ins w:id="280" w:author="Trần Vân Anh" w:date="2024-04-08T23:24:00Z">
        <w:r>
          <w:rPr>
            <w:rFonts w:cs="Times New Roman"/>
            <w:sz w:val="28"/>
            <w:szCs w:val="28"/>
          </w:rPr>
          <w:t xml:space="preserve">    response = await loop.run_in_executor(None, requests.get, "https://api.service2.com/data")</w:t>
        </w:r>
      </w:ins>
    </w:p>
    <w:p w14:paraId="5D155BA4" w14:textId="77777777" w:rsidR="00126DE8" w:rsidRDefault="00126DE8" w:rsidP="00126DE8">
      <w:pPr>
        <w:rPr>
          <w:ins w:id="281" w:author="Trần Vân Anh" w:date="2024-04-08T23:24:00Z"/>
          <w:rFonts w:cs="Times New Roman"/>
          <w:sz w:val="28"/>
          <w:szCs w:val="28"/>
        </w:rPr>
      </w:pPr>
    </w:p>
    <w:p w14:paraId="176987E2" w14:textId="77777777" w:rsidR="00126DE8" w:rsidRDefault="00126DE8" w:rsidP="00126DE8">
      <w:pPr>
        <w:rPr>
          <w:ins w:id="282" w:author="Trần Vân Anh" w:date="2024-04-08T23:24:00Z"/>
          <w:rFonts w:cs="Times New Roman"/>
          <w:sz w:val="28"/>
          <w:szCs w:val="28"/>
        </w:rPr>
      </w:pPr>
      <w:ins w:id="283" w:author="Trần Vân Anh" w:date="2024-04-08T23:24:00Z">
        <w:r>
          <w:rPr>
            <w:rFonts w:cs="Times New Roman"/>
            <w:sz w:val="28"/>
            <w:szCs w:val="28"/>
          </w:rPr>
          <w:t xml:space="preserve">    # Kiểm tra mã trạng thái</w:t>
        </w:r>
      </w:ins>
    </w:p>
    <w:p w14:paraId="468EB2C2" w14:textId="77777777" w:rsidR="00126DE8" w:rsidRDefault="00126DE8" w:rsidP="00126DE8">
      <w:pPr>
        <w:rPr>
          <w:ins w:id="284" w:author="Trần Vân Anh" w:date="2024-04-08T23:24:00Z"/>
          <w:rFonts w:cs="Times New Roman"/>
          <w:sz w:val="28"/>
          <w:szCs w:val="28"/>
        </w:rPr>
      </w:pPr>
      <w:ins w:id="285" w:author="Trần Vân Anh" w:date="2024-04-08T23:24:00Z">
        <w:r>
          <w:rPr>
            <w:rFonts w:cs="Times New Roman"/>
            <w:sz w:val="28"/>
            <w:szCs w:val="28"/>
          </w:rPr>
          <w:t xml:space="preserve">    if response.status_code == 200:</w:t>
        </w:r>
      </w:ins>
    </w:p>
    <w:p w14:paraId="6B6C8528" w14:textId="77777777" w:rsidR="00126DE8" w:rsidRDefault="00126DE8" w:rsidP="00126DE8">
      <w:pPr>
        <w:rPr>
          <w:ins w:id="286" w:author="Trần Vân Anh" w:date="2024-04-08T23:24:00Z"/>
          <w:rFonts w:cs="Times New Roman"/>
          <w:sz w:val="28"/>
          <w:szCs w:val="28"/>
          <w:lang w:val="pt-BR"/>
        </w:rPr>
      </w:pPr>
      <w:ins w:id="287" w:author="Trần Vân Anh" w:date="2024-04-08T23:24:00Z">
        <w:r>
          <w:rPr>
            <w:rFonts w:cs="Times New Roman"/>
            <w:sz w:val="28"/>
            <w:szCs w:val="28"/>
          </w:rPr>
          <w:t xml:space="preserve">        </w:t>
        </w:r>
        <w:r>
          <w:rPr>
            <w:rFonts w:cs="Times New Roman"/>
            <w:sz w:val="28"/>
            <w:szCs w:val="28"/>
            <w:lang w:val="pt-BR"/>
          </w:rPr>
          <w:t>data = response.json()</w:t>
        </w:r>
      </w:ins>
    </w:p>
    <w:p w14:paraId="3D3D30B7" w14:textId="77777777" w:rsidR="00126DE8" w:rsidRDefault="00126DE8" w:rsidP="00126DE8">
      <w:pPr>
        <w:rPr>
          <w:ins w:id="288" w:author="Trần Vân Anh" w:date="2024-04-08T23:24:00Z"/>
          <w:rFonts w:cs="Times New Roman"/>
          <w:sz w:val="28"/>
          <w:szCs w:val="28"/>
          <w:lang w:val="pt-BR"/>
        </w:rPr>
      </w:pPr>
      <w:ins w:id="289" w:author="Trần Vân Anh" w:date="2024-04-08T23:24:00Z">
        <w:r>
          <w:rPr>
            <w:rFonts w:cs="Times New Roman"/>
            <w:sz w:val="28"/>
            <w:szCs w:val="28"/>
            <w:lang w:val="pt-BR"/>
          </w:rPr>
          <w:t xml:space="preserve">        # Xử lý dữ liệu</w:t>
        </w:r>
      </w:ins>
    </w:p>
    <w:p w14:paraId="6F82A695" w14:textId="77777777" w:rsidR="00126DE8" w:rsidRDefault="00126DE8" w:rsidP="00126DE8">
      <w:pPr>
        <w:rPr>
          <w:ins w:id="290" w:author="Trần Vân Anh" w:date="2024-04-08T23:24:00Z"/>
          <w:rFonts w:cs="Times New Roman"/>
          <w:sz w:val="28"/>
          <w:szCs w:val="28"/>
          <w:lang w:val="pt-BR"/>
        </w:rPr>
      </w:pPr>
    </w:p>
    <w:p w14:paraId="023D94A0" w14:textId="77777777" w:rsidR="00126DE8" w:rsidRDefault="00126DE8" w:rsidP="00126DE8">
      <w:pPr>
        <w:rPr>
          <w:ins w:id="291" w:author="Trần Vân Anh" w:date="2024-04-08T23:24:00Z"/>
          <w:rFonts w:cs="Times New Roman"/>
          <w:sz w:val="28"/>
          <w:szCs w:val="28"/>
        </w:rPr>
      </w:pPr>
      <w:ins w:id="292" w:author="Trần Vân Anh" w:date="2024-04-08T23:24:00Z">
        <w:r>
          <w:rPr>
            <w:rFonts w:cs="Times New Roman"/>
            <w:sz w:val="28"/>
            <w:szCs w:val="28"/>
          </w:rPr>
          <w:t>asyncio.run(asynchronous_communication())</w:t>
        </w:r>
      </w:ins>
    </w:p>
    <w:p w14:paraId="0F7B6038" w14:textId="77777777" w:rsidR="00126DE8" w:rsidRDefault="00126DE8" w:rsidP="00126DE8">
      <w:pPr>
        <w:rPr>
          <w:ins w:id="293" w:author="Trần Vân Anh" w:date="2024-04-08T23:24:00Z"/>
          <w:rFonts w:cs="Times New Roman"/>
          <w:b/>
          <w:bCs/>
          <w:sz w:val="28"/>
          <w:szCs w:val="28"/>
        </w:rPr>
      </w:pPr>
      <w:ins w:id="294" w:author="Trần Vân Anh" w:date="2024-04-08T23:24:00Z">
        <w:r>
          <w:rPr>
            <w:rFonts w:cs="Times New Roman"/>
            <w:b/>
            <w:bCs/>
            <w:sz w:val="28"/>
            <w:szCs w:val="28"/>
          </w:rPr>
          <w:t>Hàng đợi tin nhắn</w:t>
        </w:r>
      </w:ins>
    </w:p>
    <w:p w14:paraId="0B2710A0" w14:textId="77777777" w:rsidR="00126DE8" w:rsidRDefault="00126DE8" w:rsidP="00126DE8">
      <w:pPr>
        <w:rPr>
          <w:ins w:id="295" w:author="Trần Vân Anh" w:date="2024-04-08T23:24:00Z"/>
          <w:rFonts w:cs="Times New Roman"/>
          <w:sz w:val="28"/>
          <w:szCs w:val="28"/>
        </w:rPr>
      </w:pPr>
      <w:ins w:id="296" w:author="Trần Vân Anh" w:date="2024-04-08T23:24:00Z">
        <w:r>
          <w:rPr>
            <w:rFonts w:cs="Times New Roman"/>
            <w:noProof/>
            <w:sz w:val="28"/>
            <w:szCs w:val="28"/>
          </w:rPr>
          <w:lastRenderedPageBreak/>
          <w:drawing>
            <wp:inline distT="0" distB="0" distL="0" distR="0" wp14:anchorId="453EE99E" wp14:editId="199521FA">
              <wp:extent cx="5943600" cy="2633345"/>
              <wp:effectExtent l="0" t="0" r="0" b="0"/>
              <wp:docPr id="54" name="Picture 54" descr="Không có văn bản thay thế nào được cung cấp cho hình ảnh nà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Không có văn bản thay thế nào được cung cấp cho hình ảnh này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2633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74B59127" w14:textId="77777777" w:rsidR="00126DE8" w:rsidRDefault="00126DE8" w:rsidP="00126DE8">
      <w:pPr>
        <w:rPr>
          <w:ins w:id="297" w:author="Trần Vân Anh" w:date="2024-04-08T23:24:00Z"/>
          <w:rFonts w:cs="Times New Roman"/>
          <w:sz w:val="28"/>
          <w:szCs w:val="28"/>
        </w:rPr>
      </w:pPr>
      <w:ins w:id="298" w:author="Trần Vân Anh" w:date="2024-04-08T23:24:00Z">
        <w:r>
          <w:rPr>
            <w:rFonts w:cs="Times New Roman"/>
            <w:sz w:val="28"/>
            <w:szCs w:val="28"/>
          </w:rPr>
          <w:t>a. Ưu điểm:</w:t>
        </w:r>
      </w:ins>
    </w:p>
    <w:p w14:paraId="748E8CDC" w14:textId="77777777" w:rsidR="00126DE8" w:rsidRDefault="00126DE8" w:rsidP="00126DE8">
      <w:pPr>
        <w:rPr>
          <w:ins w:id="299" w:author="Trần Vân Anh" w:date="2024-04-08T23:24:00Z"/>
          <w:rFonts w:cs="Times New Roman"/>
          <w:sz w:val="28"/>
          <w:szCs w:val="28"/>
        </w:rPr>
      </w:pPr>
      <w:ins w:id="300" w:author="Trần Vân Anh" w:date="2024-04-08T23:24:00Z">
        <w:r>
          <w:rPr>
            <w:rFonts w:cs="Times New Roman"/>
            <w:sz w:val="28"/>
            <w:szCs w:val="28"/>
          </w:rPr>
          <w:t>- Giao tiếp không đồng bộ làm giảm khớp nối giữa các dịch vụ</w:t>
        </w:r>
      </w:ins>
    </w:p>
    <w:p w14:paraId="1BBED254" w14:textId="77777777" w:rsidR="00126DE8" w:rsidRDefault="00126DE8" w:rsidP="00126DE8">
      <w:pPr>
        <w:rPr>
          <w:ins w:id="301" w:author="Trần Vân Anh" w:date="2024-04-08T23:24:00Z"/>
          <w:rFonts w:cs="Times New Roman"/>
          <w:sz w:val="28"/>
          <w:szCs w:val="28"/>
        </w:rPr>
      </w:pPr>
      <w:ins w:id="302" w:author="Trần Vân Anh" w:date="2024-04-08T23:24:00Z">
        <w:r>
          <w:rPr>
            <w:rFonts w:cs="Times New Roman"/>
            <w:sz w:val="28"/>
            <w:szCs w:val="28"/>
          </w:rPr>
          <w:t>- Có thể xử lý khối lượng lớn tin nhắn và hỗ trợ cân bằng tải</w:t>
        </w:r>
      </w:ins>
    </w:p>
    <w:p w14:paraId="0297A47B" w14:textId="77777777" w:rsidR="00126DE8" w:rsidRDefault="00126DE8" w:rsidP="00126DE8">
      <w:pPr>
        <w:rPr>
          <w:ins w:id="303" w:author="Trần Vân Anh" w:date="2024-04-08T23:24:00Z"/>
          <w:rFonts w:cs="Times New Roman"/>
          <w:sz w:val="28"/>
          <w:szCs w:val="28"/>
        </w:rPr>
      </w:pPr>
      <w:ins w:id="304" w:author="Trần Vân Anh" w:date="2024-04-08T23:24:00Z">
        <w:r>
          <w:rPr>
            <w:rFonts w:cs="Times New Roman"/>
            <w:sz w:val="28"/>
            <w:szCs w:val="28"/>
          </w:rPr>
          <w:t>- Hỗ trợ các mẫu nhắn tin khác nhau như xuất bản-đăng ký, điểm-điểm và yêu cầu-trả lời</w:t>
        </w:r>
      </w:ins>
    </w:p>
    <w:p w14:paraId="0E8DAC7F" w14:textId="77777777" w:rsidR="00126DE8" w:rsidRDefault="00126DE8" w:rsidP="00126DE8">
      <w:pPr>
        <w:rPr>
          <w:ins w:id="305" w:author="Trần Vân Anh" w:date="2024-04-08T23:24:00Z"/>
          <w:rFonts w:cs="Times New Roman"/>
          <w:sz w:val="28"/>
          <w:szCs w:val="28"/>
        </w:rPr>
      </w:pPr>
      <w:ins w:id="306" w:author="Trần Vân Anh" w:date="2024-04-08T23:24:00Z">
        <w:r>
          <w:rPr>
            <w:rFonts w:cs="Times New Roman"/>
            <w:sz w:val="28"/>
            <w:szCs w:val="28"/>
          </w:rPr>
          <w:t>b. Nhược điểm:</w:t>
        </w:r>
      </w:ins>
    </w:p>
    <w:p w14:paraId="6C1F4540" w14:textId="77777777" w:rsidR="00126DE8" w:rsidRDefault="00126DE8" w:rsidP="00126DE8">
      <w:pPr>
        <w:rPr>
          <w:ins w:id="307" w:author="Trần Vân Anh" w:date="2024-04-08T23:24:00Z"/>
          <w:rFonts w:cs="Times New Roman"/>
          <w:sz w:val="28"/>
          <w:szCs w:val="28"/>
        </w:rPr>
      </w:pPr>
      <w:ins w:id="308" w:author="Trần Vân Anh" w:date="2024-04-08T23:24:00Z">
        <w:r>
          <w:rPr>
            <w:rFonts w:cs="Times New Roman"/>
            <w:sz w:val="28"/>
            <w:szCs w:val="28"/>
          </w:rPr>
          <w:t>- Giới thiệu sự phức tạp do các thành phần bổ sung (môi giới tin nhắn)</w:t>
        </w:r>
      </w:ins>
    </w:p>
    <w:p w14:paraId="06B0932D" w14:textId="77777777" w:rsidR="00126DE8" w:rsidRDefault="00126DE8" w:rsidP="00126DE8">
      <w:pPr>
        <w:rPr>
          <w:ins w:id="309" w:author="Trần Vân Anh" w:date="2024-04-08T23:24:00Z"/>
          <w:rFonts w:cs="Times New Roman"/>
          <w:sz w:val="28"/>
          <w:szCs w:val="28"/>
        </w:rPr>
      </w:pPr>
      <w:ins w:id="310" w:author="Trần Vân Anh" w:date="2024-04-08T23:24:00Z">
        <w:r>
          <w:rPr>
            <w:rFonts w:cs="Times New Roman"/>
            <w:sz w:val="28"/>
            <w:szCs w:val="28"/>
          </w:rPr>
          <w:t>- Có thể là thách thức để theo dõi luồng tin nhắn trong một hệ thống phân tán</w:t>
        </w:r>
      </w:ins>
    </w:p>
    <w:p w14:paraId="3F0AE09E" w14:textId="77777777" w:rsidR="00126DE8" w:rsidRDefault="00126DE8" w:rsidP="00126DE8">
      <w:pPr>
        <w:rPr>
          <w:ins w:id="311" w:author="Trần Vân Anh" w:date="2024-04-08T23:24:00Z"/>
          <w:rFonts w:cs="Times New Roman"/>
          <w:sz w:val="28"/>
          <w:szCs w:val="28"/>
        </w:rPr>
      </w:pPr>
      <w:ins w:id="312" w:author="Trần Vân Anh" w:date="2024-04-08T23:24:00Z">
        <w:r>
          <w:rPr>
            <w:rFonts w:cs="Times New Roman"/>
            <w:sz w:val="28"/>
            <w:szCs w:val="28"/>
          </w:rPr>
          <w:t>- Độ trễ bổ sung so với giao tiếp trực tiếp</w:t>
        </w:r>
      </w:ins>
    </w:p>
    <w:p w14:paraId="1F57DAE0" w14:textId="77777777" w:rsidR="00126DE8" w:rsidRDefault="00126DE8" w:rsidP="00126DE8">
      <w:pPr>
        <w:rPr>
          <w:ins w:id="313" w:author="Trần Vân Anh" w:date="2024-04-08T23:24:00Z"/>
          <w:rFonts w:cs="Times New Roman"/>
          <w:sz w:val="28"/>
          <w:szCs w:val="28"/>
        </w:rPr>
      </w:pPr>
      <w:ins w:id="314" w:author="Trần Vân Anh" w:date="2024-04-08T23:24:00Z">
        <w:r>
          <w:rPr>
            <w:rFonts w:cs="Times New Roman"/>
            <w:sz w:val="28"/>
            <w:szCs w:val="28"/>
          </w:rPr>
          <w:t>Ví dụ về công nghệ hàng đợi tin nhắn:</w:t>
        </w:r>
      </w:ins>
    </w:p>
    <w:p w14:paraId="0874962D" w14:textId="77777777" w:rsidR="00126DE8" w:rsidRDefault="00126DE8" w:rsidP="00126DE8">
      <w:pPr>
        <w:rPr>
          <w:ins w:id="315" w:author="Trần Vân Anh" w:date="2024-04-08T23:24:00Z"/>
          <w:rFonts w:cs="Times New Roman"/>
          <w:sz w:val="28"/>
          <w:szCs w:val="28"/>
        </w:rPr>
      </w:pPr>
      <w:ins w:id="316" w:author="Trần Vân Anh" w:date="2024-04-08T23:24:00Z">
        <w:r>
          <w:rPr>
            <w:rFonts w:cs="Times New Roman"/>
            <w:sz w:val="28"/>
            <w:szCs w:val="28"/>
          </w:rPr>
          <w:t>- #rabbitmq</w:t>
        </w:r>
      </w:ins>
    </w:p>
    <w:p w14:paraId="7BB1E4CE" w14:textId="77777777" w:rsidR="00126DE8" w:rsidRDefault="00126DE8" w:rsidP="00126DE8">
      <w:pPr>
        <w:rPr>
          <w:ins w:id="317" w:author="Trần Vân Anh" w:date="2024-04-08T23:24:00Z"/>
          <w:rFonts w:cs="Times New Roman"/>
          <w:sz w:val="28"/>
          <w:szCs w:val="28"/>
        </w:rPr>
      </w:pPr>
      <w:ins w:id="318" w:author="Trần Vân Anh" w:date="2024-04-08T23:24:00Z">
        <w:r>
          <w:rPr>
            <w:rFonts w:cs="Times New Roman"/>
            <w:sz w:val="28"/>
            <w:szCs w:val="28"/>
          </w:rPr>
          <w:t>- #apachekafka</w:t>
        </w:r>
      </w:ins>
    </w:p>
    <w:p w14:paraId="72A3B655" w14:textId="77777777" w:rsidR="00126DE8" w:rsidRDefault="00126DE8" w:rsidP="00126DE8">
      <w:pPr>
        <w:rPr>
          <w:ins w:id="319" w:author="Trần Vân Anh" w:date="2024-04-08T23:24:00Z"/>
          <w:rFonts w:cs="Times New Roman"/>
          <w:sz w:val="28"/>
          <w:szCs w:val="28"/>
        </w:rPr>
      </w:pPr>
      <w:ins w:id="320" w:author="Trần Vân Anh" w:date="2024-04-08T23:24:00Z">
        <w:r>
          <w:rPr>
            <w:rFonts w:cs="Times New Roman"/>
            <w:sz w:val="28"/>
            <w:szCs w:val="28"/>
          </w:rPr>
          <w:t>- #amazon SQS</w:t>
        </w:r>
      </w:ins>
    </w:p>
    <w:p w14:paraId="0D96D2B1" w14:textId="77777777" w:rsidR="00126DE8" w:rsidRDefault="00126DE8" w:rsidP="00126DE8">
      <w:pPr>
        <w:rPr>
          <w:ins w:id="321" w:author="Trần Vân Anh" w:date="2024-04-08T23:24:00Z"/>
          <w:rFonts w:cs="Times New Roman"/>
          <w:sz w:val="28"/>
          <w:szCs w:val="28"/>
        </w:rPr>
      </w:pPr>
    </w:p>
    <w:p w14:paraId="6E1D94DC" w14:textId="77777777" w:rsidR="00126DE8" w:rsidRDefault="00126DE8" w:rsidP="00126DE8">
      <w:pPr>
        <w:rPr>
          <w:ins w:id="322" w:author="Trần Vân Anh" w:date="2024-04-08T23:24:00Z"/>
          <w:rFonts w:cs="Times New Roman"/>
          <w:b/>
          <w:bCs/>
          <w:sz w:val="28"/>
          <w:szCs w:val="28"/>
        </w:rPr>
      </w:pPr>
      <w:ins w:id="323" w:author="Trần Vân Anh" w:date="2024-04-08T23:24:00Z">
        <w:r>
          <w:rPr>
            <w:rFonts w:cs="Times New Roman"/>
            <w:b/>
            <w:bCs/>
            <w:sz w:val="28"/>
            <w:szCs w:val="28"/>
          </w:rPr>
          <w:t>gRPC</w:t>
        </w:r>
      </w:ins>
    </w:p>
    <w:p w14:paraId="7FE49D7A" w14:textId="77777777" w:rsidR="00126DE8" w:rsidRDefault="00126DE8" w:rsidP="00126DE8">
      <w:pPr>
        <w:rPr>
          <w:ins w:id="324" w:author="Trần Vân Anh" w:date="2024-04-08T23:24:00Z"/>
          <w:rFonts w:cs="Times New Roman"/>
          <w:sz w:val="28"/>
          <w:szCs w:val="28"/>
        </w:rPr>
      </w:pPr>
      <w:ins w:id="325" w:author="Trần Vân Anh" w:date="2024-04-08T23:24:00Z">
        <w:r>
          <w:rPr>
            <w:rFonts w:cs="Times New Roman"/>
            <w:noProof/>
            <w:sz w:val="28"/>
            <w:szCs w:val="28"/>
          </w:rPr>
          <w:lastRenderedPageBreak/>
          <w:drawing>
            <wp:inline distT="0" distB="0" distL="0" distR="0" wp14:anchorId="0945238E" wp14:editId="3C71A6C0">
              <wp:extent cx="5943600" cy="4758055"/>
              <wp:effectExtent l="0" t="0" r="0" b="4445"/>
              <wp:docPr id="53" name="Picture 53" descr="Không có văn bản thay thế nào được cung cấp cho hình ảnh nà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Không có văn bản thay thế nào được cung cấp cho hình ảnh này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4758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7A3E58" w14:textId="77777777" w:rsidR="00126DE8" w:rsidRDefault="00126DE8" w:rsidP="00126DE8">
      <w:pPr>
        <w:rPr>
          <w:ins w:id="326" w:author="Trần Vân Anh" w:date="2024-04-08T23:24:00Z"/>
          <w:rFonts w:cs="Times New Roman"/>
          <w:sz w:val="28"/>
          <w:szCs w:val="28"/>
        </w:rPr>
      </w:pPr>
      <w:ins w:id="327" w:author="Trần Vân Anh" w:date="2024-04-08T23:24:00Z">
        <w:r>
          <w:rPr>
            <w:rFonts w:cs="Times New Roman"/>
            <w:sz w:val="28"/>
            <w:szCs w:val="28"/>
          </w:rPr>
          <w:t>a. Ưu điểm :</w:t>
        </w:r>
      </w:ins>
    </w:p>
    <w:p w14:paraId="6CB67488" w14:textId="77777777" w:rsidR="00126DE8" w:rsidRDefault="00126DE8" w:rsidP="00126DE8">
      <w:pPr>
        <w:rPr>
          <w:ins w:id="328" w:author="Trần Vân Anh" w:date="2024-04-08T23:24:00Z"/>
          <w:rFonts w:cs="Times New Roman"/>
          <w:sz w:val="28"/>
          <w:szCs w:val="28"/>
        </w:rPr>
      </w:pPr>
      <w:ins w:id="329" w:author="Trần Vân Anh" w:date="2024-04-08T23:24:00Z">
        <w:r>
          <w:rPr>
            <w:rFonts w:cs="Times New Roman"/>
            <w:sz w:val="28"/>
            <w:szCs w:val="28"/>
          </w:rPr>
          <w:t>- Hiệu suất cao do tuần tự hóa nhị phân</w:t>
        </w:r>
      </w:ins>
    </w:p>
    <w:p w14:paraId="2EA178F3" w14:textId="77777777" w:rsidR="00126DE8" w:rsidRDefault="00126DE8" w:rsidP="00126DE8">
      <w:pPr>
        <w:rPr>
          <w:ins w:id="330" w:author="Trần Vân Anh" w:date="2024-04-08T23:24:00Z"/>
          <w:rFonts w:cs="Times New Roman"/>
          <w:sz w:val="28"/>
          <w:szCs w:val="28"/>
        </w:rPr>
      </w:pPr>
      <w:ins w:id="331" w:author="Trần Vân Anh" w:date="2024-04-08T23:24:00Z">
        <w:r>
          <w:rPr>
            <w:rFonts w:cs="Times New Roman"/>
            <w:sz w:val="28"/>
            <w:szCs w:val="28"/>
          </w:rPr>
          <w:t>- Hỗ trợ nhiều #programminglanguages</w:t>
        </w:r>
      </w:ins>
    </w:p>
    <w:p w14:paraId="03A9C4BE" w14:textId="77777777" w:rsidR="00126DE8" w:rsidRDefault="00126DE8" w:rsidP="00126DE8">
      <w:pPr>
        <w:rPr>
          <w:ins w:id="332" w:author="Trần Vân Anh" w:date="2024-04-08T23:24:00Z"/>
          <w:rFonts w:cs="Times New Roman"/>
          <w:sz w:val="28"/>
          <w:szCs w:val="28"/>
        </w:rPr>
      </w:pPr>
      <w:ins w:id="333" w:author="Trần Vân Anh" w:date="2024-04-08T23:24:00Z">
        <w:r>
          <w:rPr>
            <w:rFonts w:cs="Times New Roman"/>
            <w:sz w:val="28"/>
            <w:szCs w:val="28"/>
          </w:rPr>
          <w:t>- Truyền phát hai chiều cho phép giao tiếp thời gian thực</w:t>
        </w:r>
      </w:ins>
    </w:p>
    <w:p w14:paraId="22ED64EC" w14:textId="77777777" w:rsidR="00126DE8" w:rsidRDefault="00126DE8" w:rsidP="00126DE8">
      <w:pPr>
        <w:rPr>
          <w:ins w:id="334" w:author="Trần Vân Anh" w:date="2024-04-08T23:24:00Z"/>
          <w:rFonts w:cs="Times New Roman"/>
          <w:sz w:val="28"/>
          <w:szCs w:val="28"/>
        </w:rPr>
      </w:pPr>
      <w:ins w:id="335" w:author="Trần Vân Anh" w:date="2024-04-08T23:24:00Z">
        <w:r>
          <w:rPr>
            <w:rFonts w:cs="Times New Roman"/>
            <w:sz w:val="28"/>
            <w:szCs w:val="28"/>
          </w:rPr>
          <w:t>- Tự động tạo mã máy khách và máy chủ</w:t>
        </w:r>
      </w:ins>
    </w:p>
    <w:p w14:paraId="0845788C" w14:textId="77777777" w:rsidR="00126DE8" w:rsidRDefault="00126DE8" w:rsidP="00126DE8">
      <w:pPr>
        <w:rPr>
          <w:ins w:id="336" w:author="Trần Vân Anh" w:date="2024-04-08T23:24:00Z"/>
          <w:rFonts w:cs="Times New Roman"/>
          <w:sz w:val="28"/>
          <w:szCs w:val="28"/>
        </w:rPr>
      </w:pPr>
      <w:ins w:id="337" w:author="Trần Vân Anh" w:date="2024-04-08T23:24:00Z">
        <w:r>
          <w:rPr>
            <w:rFonts w:cs="Times New Roman"/>
            <w:sz w:val="28"/>
            <w:szCs w:val="28"/>
          </w:rPr>
          <w:t>b. Nhược điểm :</w:t>
        </w:r>
      </w:ins>
    </w:p>
    <w:p w14:paraId="6C2E38EC" w14:textId="77777777" w:rsidR="00126DE8" w:rsidRDefault="00126DE8" w:rsidP="00126DE8">
      <w:pPr>
        <w:rPr>
          <w:ins w:id="338" w:author="Trần Vân Anh" w:date="2024-04-08T23:24:00Z"/>
          <w:rFonts w:cs="Times New Roman"/>
          <w:sz w:val="28"/>
          <w:szCs w:val="28"/>
        </w:rPr>
      </w:pPr>
      <w:ins w:id="339" w:author="Trần Vân Anh" w:date="2024-04-08T23:24:00Z">
        <w:r>
          <w:rPr>
            <w:rFonts w:cs="Times New Roman"/>
            <w:sz w:val="28"/>
            <w:szCs w:val="28"/>
          </w:rPr>
          <w:t>- Phức tạp hơn để thiết lập và cấu hình so với các API RESTful</w:t>
        </w:r>
      </w:ins>
    </w:p>
    <w:p w14:paraId="444A9A10" w14:textId="77777777" w:rsidR="00126DE8" w:rsidRDefault="00126DE8" w:rsidP="00126DE8">
      <w:pPr>
        <w:rPr>
          <w:ins w:id="340" w:author="Trần Vân Anh" w:date="2024-04-08T23:24:00Z"/>
          <w:rFonts w:cs="Times New Roman"/>
          <w:sz w:val="28"/>
          <w:szCs w:val="28"/>
        </w:rPr>
      </w:pPr>
      <w:ins w:id="341" w:author="Trần Vân Anh" w:date="2024-04-08T23:24:00Z">
        <w:r>
          <w:rPr>
            <w:rFonts w:cs="Times New Roman"/>
            <w:sz w:val="28"/>
            <w:szCs w:val="28"/>
          </w:rPr>
          <w:t>- Không được hỗ trợ rộng rãi như RESTful API</w:t>
        </w:r>
      </w:ins>
    </w:p>
    <w:p w14:paraId="7D053A0A" w14:textId="77777777" w:rsidR="00126DE8" w:rsidRDefault="00126DE8" w:rsidP="00126DE8">
      <w:pPr>
        <w:rPr>
          <w:ins w:id="342" w:author="Trần Vân Anh" w:date="2024-04-08T23:24:00Z"/>
          <w:rFonts w:cs="Times New Roman"/>
          <w:sz w:val="28"/>
          <w:szCs w:val="28"/>
        </w:rPr>
      </w:pPr>
      <w:ins w:id="343" w:author="Trần Vân Anh" w:date="2024-04-08T23:24:00Z">
        <w:r>
          <w:rPr>
            <w:rFonts w:cs="Times New Roman"/>
            <w:sz w:val="28"/>
            <w:szCs w:val="28"/>
          </w:rPr>
          <w:t>- Giới hạn ở giao thức HTTP / 2</w:t>
        </w:r>
      </w:ins>
    </w:p>
    <w:p w14:paraId="4C9096DB" w14:textId="77777777" w:rsidR="00126DE8" w:rsidRDefault="00126DE8" w:rsidP="00126DE8">
      <w:pPr>
        <w:rPr>
          <w:ins w:id="344" w:author="Trần Vân Anh" w:date="2024-04-08T23:24:00Z"/>
          <w:rFonts w:cs="Times New Roman"/>
          <w:sz w:val="28"/>
          <w:szCs w:val="28"/>
        </w:rPr>
      </w:pPr>
      <w:ins w:id="345" w:author="Trần Vân Anh" w:date="2024-04-08T23:24:00Z">
        <w:r>
          <w:rPr>
            <w:rFonts w:cs="Times New Roman"/>
            <w:sz w:val="28"/>
            <w:szCs w:val="28"/>
          </w:rPr>
          <w:lastRenderedPageBreak/>
          <w:t>5, Trình bày sử dụng các dạng communication giữa các service với code cho hệ ecomSys</w:t>
        </w:r>
      </w:ins>
    </w:p>
    <w:p w14:paraId="61F827E6" w14:textId="77777777" w:rsidR="00126DE8" w:rsidRDefault="00126DE8" w:rsidP="00126DE8">
      <w:pPr>
        <w:rPr>
          <w:ins w:id="346" w:author="Trần Vân Anh" w:date="2024-04-08T23:24:00Z"/>
          <w:rFonts w:cs="Times New Roman"/>
          <w:sz w:val="28"/>
          <w:szCs w:val="28"/>
        </w:rPr>
      </w:pPr>
      <w:ins w:id="347" w:author="Trần Vân Anh" w:date="2024-04-08T23:24:00Z">
        <w:r>
          <w:rPr>
            <w:rFonts w:cs="Times New Roman"/>
            <w:sz w:val="28"/>
            <w:szCs w:val="28"/>
          </w:rPr>
          <w:t>Sử dụng API RESTful</w:t>
        </w:r>
      </w:ins>
    </w:p>
    <w:p w14:paraId="081F8251" w14:textId="77777777" w:rsidR="00126DE8" w:rsidRDefault="00126DE8" w:rsidP="00126DE8">
      <w:pPr>
        <w:rPr>
          <w:ins w:id="348" w:author="Trần Vân Anh" w:date="2024-04-08T23:24:00Z"/>
          <w:rFonts w:cs="Times New Roman"/>
          <w:sz w:val="28"/>
          <w:szCs w:val="28"/>
        </w:rPr>
      </w:pPr>
      <w:ins w:id="349" w:author="Trần Vân Anh" w:date="2024-04-08T23:24:00Z">
        <w:r>
          <w:rPr>
            <w:rFonts w:cs="Times New Roman"/>
            <w:sz w:val="28"/>
            <w:szCs w:val="28"/>
          </w:rPr>
          <w:t xml:space="preserve">Ví dụ </w:t>
        </w:r>
      </w:ins>
    </w:p>
    <w:p w14:paraId="3BD71626" w14:textId="77777777" w:rsidR="00126DE8" w:rsidRDefault="00126DE8" w:rsidP="00126DE8">
      <w:pPr>
        <w:rPr>
          <w:ins w:id="350" w:author="Trần Vân Anh" w:date="2024-04-08T23:24:00Z"/>
          <w:rFonts w:cs="Times New Roman"/>
          <w:sz w:val="28"/>
          <w:szCs w:val="28"/>
        </w:rPr>
      </w:pPr>
      <w:ins w:id="351" w:author="Trần Vân Anh" w:date="2024-04-08T23:24:00Z">
        <w:r>
          <w:rPr>
            <w:rFonts w:cs="Times New Roman"/>
            <w:noProof/>
            <w:sz w:val="28"/>
            <w:szCs w:val="28"/>
          </w:rPr>
          <w:drawing>
            <wp:inline distT="0" distB="0" distL="0" distR="0" wp14:anchorId="6F16D503" wp14:editId="59F6B5F2">
              <wp:extent cx="5943600" cy="5799455"/>
              <wp:effectExtent l="0" t="0" r="0" b="0"/>
              <wp:docPr id="52" name="Picture 52" descr="A screen shot of a computer program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A screen shot of a computer program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5799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F181A1F" w14:textId="45797689" w:rsidR="00126DE8" w:rsidRDefault="00126DE8" w:rsidP="00126DE8">
      <w:pPr>
        <w:spacing w:before="0"/>
        <w:ind w:left="0" w:firstLine="0"/>
        <w:rPr>
          <w:ins w:id="352" w:author="Trần Vân Anh" w:date="2024-04-08T23:24:00Z"/>
        </w:rPr>
      </w:pPr>
      <w:ins w:id="353" w:author="Trần Vân Anh" w:date="2024-04-08T23:24:00Z">
        <w:r>
          <w:rPr>
            <w:rFonts w:cs="Times New Roman"/>
            <w:noProof/>
            <w:sz w:val="28"/>
            <w:szCs w:val="28"/>
          </w:rPr>
          <w:drawing>
            <wp:inline distT="0" distB="0" distL="0" distR="0" wp14:anchorId="68AEE771" wp14:editId="18F1D4C9">
              <wp:extent cx="5943600" cy="1125855"/>
              <wp:effectExtent l="0" t="0" r="0" b="0"/>
              <wp:docPr id="51" name="Picture 51" descr="A black background with white tex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 black background with white text&#10;&#10;Description automatically generated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1125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8A655BC" w14:textId="77777777" w:rsidR="00A215F1" w:rsidRDefault="00A215F1" w:rsidP="00AC57F2">
      <w:pPr>
        <w:spacing w:before="0"/>
        <w:ind w:left="0" w:firstLine="0"/>
        <w:rPr>
          <w:ins w:id="354" w:author="Trần Vân Anh" w:date="2024-04-08T23:18:00Z"/>
        </w:rPr>
      </w:pPr>
    </w:p>
    <w:p w14:paraId="3E0500FE" w14:textId="713B7825" w:rsidR="00A215F1" w:rsidRDefault="00A215F1" w:rsidP="00A215F1">
      <w:pPr>
        <w:spacing w:before="0"/>
        <w:ind w:left="0" w:firstLine="0"/>
        <w:rPr>
          <w:ins w:id="355" w:author="Trần Vân Anh" w:date="2024-04-08T23:18:00Z"/>
        </w:rPr>
      </w:pPr>
    </w:p>
    <w:p w14:paraId="630D0D51" w14:textId="1C049175" w:rsidR="00AF5438" w:rsidRPr="00A215F1" w:rsidDel="00BA2603" w:rsidRDefault="00126DE8" w:rsidP="00A215F1">
      <w:pPr>
        <w:ind w:left="0" w:firstLine="0"/>
        <w:rPr>
          <w:del w:id="356" w:author="Trần Vân Anh" w:date="2024-03-26T09:20:00Z"/>
          <w:b/>
          <w:rPrChange w:id="357" w:author="Trần Vân Anh" w:date="2024-04-08T23:18:00Z">
            <w:rPr>
              <w:del w:id="358" w:author="Trần Vân Anh" w:date="2024-03-26T09:20:00Z"/>
            </w:rPr>
          </w:rPrChange>
        </w:rPr>
        <w:pPrChange w:id="359" w:author="Trần Vân Anh" w:date="2024-04-08T23:18:00Z">
          <w:pPr>
            <w:spacing w:before="0"/>
            <w:ind w:left="0" w:firstLine="0"/>
          </w:pPr>
        </w:pPrChange>
      </w:pPr>
      <w:ins w:id="360" w:author="Trần Vân Anh" w:date="2024-04-08T23:24:00Z">
        <w:r>
          <w:rPr>
            <w:b/>
          </w:rPr>
          <w:t>II.</w:t>
        </w:r>
      </w:ins>
      <w:ins w:id="361" w:author="Trần Vân Anh" w:date="2024-04-08T23:18:00Z">
        <w:r w:rsidR="00A215F1">
          <w:rPr>
            <w:b/>
          </w:rPr>
          <w:t xml:space="preserve"> </w:t>
        </w:r>
        <w:r w:rsidR="00A215F1">
          <w:rPr>
            <w:b/>
          </w:rPr>
          <w:t>Bài tập 4</w:t>
        </w:r>
      </w:ins>
    </w:p>
    <w:p w14:paraId="06C4D8A9" w14:textId="77777777" w:rsidR="0048660E" w:rsidRDefault="002D1012">
      <w:pPr>
        <w:spacing w:before="0"/>
        <w:ind w:left="0" w:firstLine="0"/>
        <w:rPr>
          <w:ins w:id="362" w:author="Trần Vân Anh" w:date="2024-03-26T09:20:00Z"/>
        </w:rPr>
        <w:pPrChange w:id="363" w:author="Trần Vân Anh" w:date="2024-03-26T09:44:00Z">
          <w:pPr>
            <w:ind w:left="0" w:firstLine="0"/>
          </w:pPr>
        </w:pPrChange>
      </w:pPr>
      <w:del w:id="364" w:author="Trần Vân Anh" w:date="2024-03-26T09:18:00Z">
        <w:r w:rsidDel="0048660E">
          <w:delText>Apps</w:delText>
        </w:r>
      </w:del>
    </w:p>
    <w:p w14:paraId="48B88504" w14:textId="77777777" w:rsidR="0048660E" w:rsidRPr="008A31A4" w:rsidDel="00BA2603" w:rsidRDefault="0048660E">
      <w:pPr>
        <w:pStyle w:val="ListParagraph"/>
        <w:numPr>
          <w:ilvl w:val="0"/>
          <w:numId w:val="5"/>
        </w:numPr>
        <w:rPr>
          <w:del w:id="365" w:author="Trần Vân Anh" w:date="2024-03-26T09:20:00Z"/>
        </w:rPr>
        <w:pPrChange w:id="366" w:author="Trần Vân Anh" w:date="2024-03-26T09:21:00Z">
          <w:pPr>
            <w:pStyle w:val="Heading1"/>
            <w:numPr>
              <w:numId w:val="2"/>
            </w:numPr>
            <w:ind w:left="426" w:hanging="426"/>
          </w:pPr>
        </w:pPrChange>
      </w:pPr>
    </w:p>
    <w:p w14:paraId="69D3B814" w14:textId="77777777" w:rsidR="00C51C10" w:rsidRPr="0058302A" w:rsidDel="00BA2603" w:rsidRDefault="00C51C10">
      <w:pPr>
        <w:pStyle w:val="ListParagraph"/>
        <w:numPr>
          <w:ilvl w:val="0"/>
          <w:numId w:val="5"/>
        </w:numPr>
        <w:rPr>
          <w:del w:id="367" w:author="Trần Vân Anh" w:date="2024-03-26T09:20:00Z"/>
          <w:b/>
        </w:rPr>
        <w:pPrChange w:id="368" w:author="Trần Vân Anh" w:date="2024-03-26T09:21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  <w:del w:id="369" w:author="Trần Vân Anh" w:date="2024-03-18T23:27:00Z">
        <w:r w:rsidRPr="0058302A" w:rsidDel="00154738">
          <w:rPr>
            <w:b/>
          </w:rPr>
          <w:delText>C</w:delText>
        </w:r>
      </w:del>
      <w:del w:id="370" w:author="Trần Vân Anh" w:date="2024-03-26T09:20:00Z">
        <w:r w:rsidRPr="0058302A" w:rsidDel="00BA2603">
          <w:rPr>
            <w:b/>
          </w:rPr>
          <w:delText>atalog</w:delText>
        </w:r>
      </w:del>
    </w:p>
    <w:p w14:paraId="7A49B7FF" w14:textId="77777777" w:rsidR="00154738" w:rsidRPr="00154738" w:rsidDel="00BA2603" w:rsidRDefault="0058302A">
      <w:pPr>
        <w:pStyle w:val="ListParagraph"/>
        <w:numPr>
          <w:ilvl w:val="0"/>
          <w:numId w:val="5"/>
        </w:numPr>
        <w:rPr>
          <w:del w:id="371" w:author="Trần Vân Anh" w:date="2024-03-26T09:20:00Z"/>
          <w:b/>
          <w:rPrChange w:id="372" w:author="Trần Vân Anh" w:date="2024-03-18T23:27:00Z">
            <w:rPr>
              <w:del w:id="373" w:author="Trần Vân Anh" w:date="2024-03-26T09:20:00Z"/>
            </w:rPr>
          </w:rPrChange>
        </w:rPr>
        <w:pPrChange w:id="374" w:author="Trần Vân Anh" w:date="2024-03-26T09:21:00Z">
          <w:pPr>
            <w:pStyle w:val="ListParagraph"/>
            <w:numPr>
              <w:ilvl w:val="1"/>
              <w:numId w:val="3"/>
            </w:numPr>
            <w:ind w:left="993" w:hanging="426"/>
          </w:pPr>
        </w:pPrChange>
      </w:pPr>
      <w:del w:id="375" w:author="Trần Vân Anh" w:date="2024-03-26T09:20:00Z">
        <w:r w:rsidRPr="0058302A" w:rsidDel="00BA2603">
          <w:rPr>
            <w:b/>
          </w:rPr>
          <w:delText>m</w:delText>
        </w:r>
        <w:r w:rsidR="00761E2A" w:rsidRPr="0058302A" w:rsidDel="00BA2603">
          <w:rPr>
            <w:b/>
          </w:rPr>
          <w:delText>odels.py</w:delText>
        </w:r>
      </w:del>
    </w:p>
    <w:p w14:paraId="79249E94" w14:textId="77777777" w:rsidR="009F7C37" w:rsidRPr="009F7C37" w:rsidDel="00BA2603" w:rsidRDefault="0058302A">
      <w:pPr>
        <w:pStyle w:val="ListParagraph"/>
        <w:numPr>
          <w:ilvl w:val="0"/>
          <w:numId w:val="5"/>
        </w:numPr>
        <w:rPr>
          <w:del w:id="376" w:author="Trần Vân Anh" w:date="2024-03-26T09:20:00Z"/>
          <w:b/>
          <w:rPrChange w:id="377" w:author="Trần Vân Anh" w:date="2024-03-18T23:28:00Z">
            <w:rPr>
              <w:del w:id="378" w:author="Trần Vân Anh" w:date="2024-03-26T09:20:00Z"/>
            </w:rPr>
          </w:rPrChange>
        </w:rPr>
        <w:pPrChange w:id="379" w:author="Trần Vân Anh" w:date="2024-03-26T09:21:00Z">
          <w:pPr>
            <w:pStyle w:val="ListParagraph"/>
            <w:numPr>
              <w:ilvl w:val="1"/>
              <w:numId w:val="3"/>
            </w:numPr>
            <w:ind w:left="993" w:hanging="426"/>
          </w:pPr>
        </w:pPrChange>
      </w:pPr>
      <w:del w:id="380" w:author="Trần Vân Anh" w:date="2024-03-26T09:20:00Z">
        <w:r w:rsidRPr="0058302A" w:rsidDel="00BA2603">
          <w:rPr>
            <w:b/>
          </w:rPr>
          <w:delText>views.py</w:delText>
        </w:r>
      </w:del>
    </w:p>
    <w:p w14:paraId="0CE4982B" w14:textId="77777777" w:rsidR="009F7C37" w:rsidRPr="009F7C37" w:rsidDel="00BA2603" w:rsidRDefault="0058302A">
      <w:pPr>
        <w:pStyle w:val="ListParagraph"/>
        <w:numPr>
          <w:ilvl w:val="0"/>
          <w:numId w:val="5"/>
        </w:numPr>
        <w:rPr>
          <w:del w:id="381" w:author="Trần Vân Anh" w:date="2024-03-26T09:20:00Z"/>
          <w:b/>
          <w:rPrChange w:id="382" w:author="Trần Vân Anh" w:date="2024-03-18T23:28:00Z">
            <w:rPr>
              <w:del w:id="383" w:author="Trần Vân Anh" w:date="2024-03-26T09:20:00Z"/>
            </w:rPr>
          </w:rPrChange>
        </w:rPr>
        <w:pPrChange w:id="384" w:author="Trần Vân Anh" w:date="2024-03-26T09:21:00Z">
          <w:pPr>
            <w:pStyle w:val="ListParagraph"/>
            <w:numPr>
              <w:ilvl w:val="1"/>
              <w:numId w:val="3"/>
            </w:numPr>
            <w:ind w:left="993" w:hanging="426"/>
          </w:pPr>
        </w:pPrChange>
      </w:pPr>
      <w:del w:id="385" w:author="Trần Vân Anh" w:date="2024-03-26T09:20:00Z">
        <w:r w:rsidRPr="0058302A" w:rsidDel="00BA2603">
          <w:rPr>
            <w:b/>
          </w:rPr>
          <w:delText>urls.py</w:delText>
        </w:r>
      </w:del>
    </w:p>
    <w:p w14:paraId="38AE5B99" w14:textId="77777777" w:rsidR="00C51C10" w:rsidRDefault="00BA2603">
      <w:pPr>
        <w:pStyle w:val="ListParagraph"/>
        <w:numPr>
          <w:ilvl w:val="0"/>
          <w:numId w:val="5"/>
        </w:numPr>
        <w:rPr>
          <w:ins w:id="386" w:author="Trần Vân Anh" w:date="2024-03-26T09:20:00Z"/>
          <w:b/>
        </w:rPr>
        <w:pPrChange w:id="387" w:author="Trần Vân Anh" w:date="2024-03-26T09:21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  <w:ins w:id="388" w:author="Trần Vân Anh" w:date="2024-03-26T09:20:00Z">
        <w:r>
          <w:rPr>
            <w:b/>
          </w:rPr>
          <w:t>10 apps</w:t>
        </w:r>
      </w:ins>
      <w:ins w:id="389" w:author="Trần Vân Anh" w:date="2024-03-26T09:21:00Z">
        <w:r w:rsidR="00741CB3">
          <w:rPr>
            <w:b/>
          </w:rPr>
          <w:t xml:space="preserve"> + design with MongoDB</w:t>
        </w:r>
      </w:ins>
      <w:del w:id="390" w:author="Trần Vân Anh" w:date="2024-03-18T23:27:00Z">
        <w:r w:rsidR="00C51C10" w:rsidRPr="0058302A" w:rsidDel="00154738">
          <w:rPr>
            <w:b/>
          </w:rPr>
          <w:delText>P</w:delText>
        </w:r>
      </w:del>
      <w:del w:id="391" w:author="Trần Vân Anh" w:date="2024-03-26T09:20:00Z">
        <w:r w:rsidR="00C51C10" w:rsidRPr="0058302A" w:rsidDel="00BA2603">
          <w:rPr>
            <w:b/>
          </w:rPr>
          <w:delText>roduct</w:delText>
        </w:r>
      </w:del>
    </w:p>
    <w:p w14:paraId="13FCDC58" w14:textId="71C1CE2C" w:rsidR="00BA2603" w:rsidRDefault="008A31A4" w:rsidP="00BA2603">
      <w:pPr>
        <w:ind w:left="0" w:firstLine="0"/>
        <w:rPr>
          <w:ins w:id="392" w:author="Trần Vân Anh" w:date="2024-03-26T09:22:00Z"/>
          <w:b/>
        </w:rPr>
      </w:pPr>
      <w:ins w:id="393" w:author="Trần Vân Anh" w:date="2024-04-08T23:08:00Z">
        <w:r w:rsidRPr="008A31A4">
          <w:rPr>
            <w:b/>
          </w:rPr>
          <w:drawing>
            <wp:inline distT="0" distB="0" distL="0" distR="0" wp14:anchorId="330F7010" wp14:editId="724AD5E0">
              <wp:extent cx="5496692" cy="6096851"/>
              <wp:effectExtent l="0" t="0" r="889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96692" cy="60968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9DD4B0" w14:textId="56605BD3" w:rsidR="00741CB3" w:rsidRPr="00BA2603" w:rsidRDefault="00B83C6A">
      <w:pPr>
        <w:ind w:left="0" w:firstLine="0"/>
        <w:rPr>
          <w:ins w:id="394" w:author="Trần Vân Anh" w:date="2024-03-26T09:20:00Z"/>
          <w:b/>
          <w:rPrChange w:id="395" w:author="Trần Vân Anh" w:date="2024-03-26T09:20:00Z">
            <w:rPr>
              <w:ins w:id="396" w:author="Trần Vân Anh" w:date="2024-03-26T09:20:00Z"/>
            </w:rPr>
          </w:rPrChange>
        </w:rPr>
        <w:pPrChange w:id="397" w:author="Trần Vân Anh" w:date="2024-03-26T09:20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  <w:ins w:id="398" w:author="Trần Vân Anh" w:date="2024-04-08T23:08:00Z">
        <w:r w:rsidRPr="00B83C6A">
          <w:rPr>
            <w:b/>
          </w:rPr>
          <w:lastRenderedPageBreak/>
          <w:drawing>
            <wp:inline distT="0" distB="0" distL="0" distR="0" wp14:anchorId="49AF8AF0" wp14:editId="17CF316A">
              <wp:extent cx="5972175" cy="3285490"/>
              <wp:effectExtent l="0" t="0" r="952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32854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FF55108" w14:textId="77777777" w:rsidR="00BA2603" w:rsidRDefault="00BA2603" w:rsidP="00BA2603">
      <w:pPr>
        <w:pStyle w:val="ListParagraph"/>
        <w:numPr>
          <w:ilvl w:val="0"/>
          <w:numId w:val="5"/>
        </w:numPr>
        <w:rPr>
          <w:ins w:id="399" w:author="Trần Vân Anh" w:date="2024-03-26T09:21:00Z"/>
          <w:b/>
        </w:rPr>
      </w:pPr>
      <w:ins w:id="400" w:author="Trần Vân Anh" w:date="2024-03-26T09:20:00Z">
        <w:r w:rsidRPr="00BA2603">
          <w:rPr>
            <w:b/>
            <w:rPrChange w:id="401" w:author="Trần Vân Anh" w:date="2024-03-26T09:21:00Z">
              <w:rPr/>
            </w:rPrChange>
          </w:rPr>
          <w:t>Rest API</w:t>
        </w:r>
      </w:ins>
    </w:p>
    <w:p w14:paraId="11328BBB" w14:textId="1770D926" w:rsidR="00AB7C97" w:rsidRPr="00B83C6A" w:rsidDel="005F46AB" w:rsidRDefault="00B83C6A" w:rsidP="00B83C6A">
      <w:pPr>
        <w:pStyle w:val="ListParagraph"/>
        <w:numPr>
          <w:ilvl w:val="0"/>
          <w:numId w:val="5"/>
        </w:numPr>
        <w:rPr>
          <w:del w:id="402" w:author="Trần Vân Anh" w:date="2024-03-18T23:30:00Z"/>
          <w:b/>
        </w:rPr>
      </w:pPr>
      <w:ins w:id="403" w:author="Trần Vân Anh" w:date="2024-04-08T23:09:00Z">
        <w:r w:rsidRPr="00B83C6A">
          <w:rPr>
            <w:b/>
          </w:rPr>
          <w:lastRenderedPageBreak/>
          <w:drawing>
            <wp:inline distT="0" distB="0" distL="0" distR="0" wp14:anchorId="5F474EBC" wp14:editId="4DA46A86">
              <wp:extent cx="3867690" cy="6096851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7690" cy="60968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8EDD373" w14:textId="26D58E17" w:rsidR="005F46AB" w:rsidRDefault="005F46AB" w:rsidP="00B83C6A">
      <w:pPr>
        <w:pStyle w:val="ListParagraph"/>
        <w:rPr>
          <w:ins w:id="404" w:author="Trần Vân Anh" w:date="2024-03-26T09:47:00Z"/>
        </w:rPr>
      </w:pPr>
    </w:p>
    <w:p w14:paraId="5B274705" w14:textId="573E1529" w:rsidR="00E97DEE" w:rsidRDefault="00B83C6A">
      <w:pPr>
        <w:ind w:left="0" w:firstLine="0"/>
        <w:rPr>
          <w:ins w:id="405" w:author="Trần Vân Anh" w:date="2024-03-26T09:33:00Z"/>
          <w:b/>
        </w:rPr>
        <w:pPrChange w:id="406" w:author="Trần Vân Anh" w:date="2024-03-26T09:47:00Z">
          <w:pPr/>
        </w:pPrChange>
      </w:pPr>
      <w:ins w:id="407" w:author="Trần Vân Anh" w:date="2024-04-08T23:09:00Z">
        <w:r w:rsidRPr="00B83C6A">
          <w:rPr>
            <w:b/>
          </w:rPr>
          <w:lastRenderedPageBreak/>
          <w:drawing>
            <wp:inline distT="0" distB="0" distL="0" distR="0" wp14:anchorId="03BEBCCF" wp14:editId="475E0ECA">
              <wp:extent cx="5630061" cy="3667637"/>
              <wp:effectExtent l="0" t="0" r="8890" b="952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30061" cy="36676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DC6C9A" w14:textId="15B3106E" w:rsidR="00E97DEE" w:rsidRDefault="00B83C6A" w:rsidP="00E97DEE">
      <w:pPr>
        <w:pStyle w:val="ListParagraph"/>
        <w:numPr>
          <w:ilvl w:val="0"/>
          <w:numId w:val="5"/>
        </w:numPr>
        <w:rPr>
          <w:ins w:id="408" w:author="Trần Vân Anh" w:date="2024-04-08T23:10:00Z"/>
          <w:b/>
        </w:rPr>
      </w:pPr>
      <w:ins w:id="409" w:author="Trần Vân Anh" w:date="2024-04-08T23:10:00Z">
        <w:r>
          <w:rPr>
            <w:b/>
          </w:rPr>
          <w:t>Apps</w:t>
        </w:r>
      </w:ins>
    </w:p>
    <w:p w14:paraId="1189FC4B" w14:textId="51EAB157" w:rsidR="00B83C6A" w:rsidRDefault="00B83C6A" w:rsidP="00B83C6A">
      <w:pPr>
        <w:ind w:left="360" w:firstLine="0"/>
        <w:rPr>
          <w:ins w:id="410" w:author="Trần Vân Anh" w:date="2024-04-08T23:10:00Z"/>
          <w:b/>
        </w:rPr>
      </w:pPr>
      <w:ins w:id="411" w:author="Trần Vân Anh" w:date="2024-04-08T23:10:00Z">
        <w:r>
          <w:rPr>
            <w:b/>
          </w:rPr>
          <w:t>3.1. Category</w:t>
        </w:r>
      </w:ins>
    </w:p>
    <w:p w14:paraId="33A233D1" w14:textId="3AA97D89" w:rsidR="00B83C6A" w:rsidRDefault="00902AC6" w:rsidP="00B83C6A">
      <w:pPr>
        <w:ind w:left="0" w:firstLine="0"/>
        <w:rPr>
          <w:ins w:id="412" w:author="Trần Vân Anh" w:date="2024-04-08T23:11:00Z"/>
          <w:b/>
        </w:rPr>
      </w:pPr>
      <w:ins w:id="413" w:author="Trần Vân Anh" w:date="2024-04-08T23:10:00Z">
        <w:r w:rsidRPr="00902AC6">
          <w:rPr>
            <w:b/>
          </w:rPr>
          <w:drawing>
            <wp:inline distT="0" distB="0" distL="0" distR="0" wp14:anchorId="5CA16018" wp14:editId="5ACB9F07">
              <wp:extent cx="5972175" cy="2525395"/>
              <wp:effectExtent l="0" t="0" r="9525" b="8255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525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41C1EC" w14:textId="5CB92358" w:rsidR="00902AC6" w:rsidRDefault="00902AC6" w:rsidP="00B83C6A">
      <w:pPr>
        <w:ind w:left="0" w:firstLine="0"/>
        <w:rPr>
          <w:ins w:id="414" w:author="Trần Vân Anh" w:date="2024-04-08T23:10:00Z"/>
          <w:b/>
        </w:rPr>
      </w:pPr>
      <w:ins w:id="415" w:author="Trần Vân Anh" w:date="2024-04-08T23:11:00Z">
        <w:r w:rsidRPr="00902AC6">
          <w:rPr>
            <w:b/>
          </w:rPr>
          <w:lastRenderedPageBreak/>
          <w:drawing>
            <wp:inline distT="0" distB="0" distL="0" distR="0" wp14:anchorId="458DD20B" wp14:editId="4F865F6F">
              <wp:extent cx="5972175" cy="2556510"/>
              <wp:effectExtent l="0" t="0" r="952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556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C1A6EA4" w14:textId="765BCBE1" w:rsidR="00902AC6" w:rsidRDefault="00902AC6" w:rsidP="00B83C6A">
      <w:pPr>
        <w:ind w:left="0" w:firstLine="0"/>
        <w:rPr>
          <w:ins w:id="416" w:author="Trần Vân Anh" w:date="2024-04-08T23:11:00Z"/>
          <w:b/>
        </w:rPr>
      </w:pPr>
      <w:ins w:id="417" w:author="Trần Vân Anh" w:date="2024-04-08T23:11:00Z">
        <w:r w:rsidRPr="00902AC6">
          <w:rPr>
            <w:b/>
          </w:rPr>
          <w:drawing>
            <wp:inline distT="0" distB="0" distL="0" distR="0" wp14:anchorId="4752DCCC" wp14:editId="74A16E3D">
              <wp:extent cx="5972175" cy="3005455"/>
              <wp:effectExtent l="0" t="0" r="9525" b="4445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3005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1E70C35" w14:textId="570FAE6C" w:rsidR="00902AC6" w:rsidRDefault="00902AC6" w:rsidP="00B83C6A">
      <w:pPr>
        <w:ind w:left="0" w:firstLine="0"/>
        <w:rPr>
          <w:ins w:id="418" w:author="Trần Vân Anh" w:date="2024-04-08T23:10:00Z"/>
          <w:b/>
        </w:rPr>
        <w:pPrChange w:id="419" w:author="Trần Vân Anh" w:date="2024-04-08T23:10:00Z">
          <w:pPr>
            <w:ind w:left="360" w:firstLine="0"/>
          </w:pPr>
        </w:pPrChange>
      </w:pPr>
      <w:ins w:id="420" w:author="Trần Vân Anh" w:date="2024-04-08T23:11:00Z">
        <w:r w:rsidRPr="00902AC6">
          <w:rPr>
            <w:b/>
          </w:rPr>
          <w:drawing>
            <wp:inline distT="0" distB="0" distL="0" distR="0" wp14:anchorId="0FA35A93" wp14:editId="477032A1">
              <wp:extent cx="5972175" cy="1701165"/>
              <wp:effectExtent l="0" t="0" r="9525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1701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9B5342" w14:textId="7107FF03" w:rsidR="00B83C6A" w:rsidRDefault="00B83C6A" w:rsidP="00B83C6A">
      <w:pPr>
        <w:ind w:left="360" w:firstLine="0"/>
        <w:rPr>
          <w:ins w:id="421" w:author="Trần Vân Anh" w:date="2024-04-08T23:11:00Z"/>
          <w:b/>
        </w:rPr>
      </w:pPr>
      <w:ins w:id="422" w:author="Trần Vân Anh" w:date="2024-04-08T23:10:00Z">
        <w:r>
          <w:rPr>
            <w:b/>
          </w:rPr>
          <w:t>3.2. Author</w:t>
        </w:r>
      </w:ins>
    </w:p>
    <w:p w14:paraId="5ACF0030" w14:textId="180FE60A" w:rsidR="00902AC6" w:rsidRDefault="00902AC6" w:rsidP="00902AC6">
      <w:pPr>
        <w:ind w:left="0" w:firstLine="0"/>
        <w:rPr>
          <w:ins w:id="423" w:author="Trần Vân Anh" w:date="2024-04-08T23:12:00Z"/>
          <w:b/>
        </w:rPr>
      </w:pPr>
      <w:ins w:id="424" w:author="Trần Vân Anh" w:date="2024-04-08T23:12:00Z">
        <w:r w:rsidRPr="00902AC6">
          <w:rPr>
            <w:b/>
          </w:rPr>
          <w:lastRenderedPageBreak/>
          <w:drawing>
            <wp:inline distT="0" distB="0" distL="0" distR="0" wp14:anchorId="5B190FC9" wp14:editId="62EF795E">
              <wp:extent cx="5972175" cy="2654935"/>
              <wp:effectExtent l="0" t="0" r="9525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6549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4F8CDC6" w14:textId="21ADF524" w:rsidR="00902AC6" w:rsidRDefault="00902AC6" w:rsidP="00902AC6">
      <w:pPr>
        <w:ind w:left="0" w:firstLine="0"/>
        <w:rPr>
          <w:ins w:id="425" w:author="Trần Vân Anh" w:date="2024-04-08T23:12:00Z"/>
          <w:b/>
        </w:rPr>
      </w:pPr>
      <w:ins w:id="426" w:author="Trần Vân Anh" w:date="2024-04-08T23:12:00Z">
        <w:r w:rsidRPr="00902AC6">
          <w:rPr>
            <w:b/>
          </w:rPr>
          <w:drawing>
            <wp:inline distT="0" distB="0" distL="0" distR="0" wp14:anchorId="29BA49DC" wp14:editId="546AD659">
              <wp:extent cx="5972175" cy="234315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343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A233A1" w14:textId="77BE4DD9" w:rsidR="00902AC6" w:rsidRDefault="00902AC6" w:rsidP="00902AC6">
      <w:pPr>
        <w:ind w:left="0" w:firstLine="0"/>
        <w:rPr>
          <w:ins w:id="427" w:author="Trần Vân Anh" w:date="2024-04-08T23:12:00Z"/>
          <w:b/>
        </w:rPr>
      </w:pPr>
      <w:ins w:id="428" w:author="Trần Vân Anh" w:date="2024-04-08T23:12:00Z">
        <w:r w:rsidRPr="00902AC6">
          <w:rPr>
            <w:b/>
          </w:rPr>
          <w:drawing>
            <wp:inline distT="0" distB="0" distL="0" distR="0" wp14:anchorId="55833FD3" wp14:editId="32015247">
              <wp:extent cx="5972175" cy="2836545"/>
              <wp:effectExtent l="0" t="0" r="9525" b="190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836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BD78CA" w14:textId="18F06CED" w:rsidR="00902AC6" w:rsidRDefault="00270C38" w:rsidP="00902AC6">
      <w:pPr>
        <w:ind w:left="0" w:firstLine="0"/>
        <w:rPr>
          <w:ins w:id="429" w:author="Trần Vân Anh" w:date="2024-04-08T23:10:00Z"/>
          <w:b/>
        </w:rPr>
        <w:pPrChange w:id="430" w:author="Trần Vân Anh" w:date="2024-04-08T23:12:00Z">
          <w:pPr>
            <w:ind w:left="360" w:firstLine="0"/>
          </w:pPr>
        </w:pPrChange>
      </w:pPr>
      <w:ins w:id="431" w:author="Trần Vân Anh" w:date="2024-04-08T23:13:00Z">
        <w:r w:rsidRPr="00270C38">
          <w:rPr>
            <w:b/>
          </w:rPr>
          <w:lastRenderedPageBreak/>
          <w:drawing>
            <wp:inline distT="0" distB="0" distL="0" distR="0" wp14:anchorId="5A8F76F2" wp14:editId="7517AA50">
              <wp:extent cx="5972175" cy="1786890"/>
              <wp:effectExtent l="0" t="0" r="9525" b="381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17868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9D28354" w14:textId="27EDAAE3" w:rsidR="00B83C6A" w:rsidRDefault="00B83C6A" w:rsidP="00B83C6A">
      <w:pPr>
        <w:ind w:left="360" w:firstLine="0"/>
        <w:rPr>
          <w:ins w:id="432" w:author="Trần Vân Anh" w:date="2024-04-08T23:13:00Z"/>
          <w:b/>
        </w:rPr>
      </w:pPr>
      <w:ins w:id="433" w:author="Trần Vân Anh" w:date="2024-04-08T23:10:00Z">
        <w:r>
          <w:rPr>
            <w:b/>
          </w:rPr>
          <w:t>3.3. Publisher</w:t>
        </w:r>
      </w:ins>
    </w:p>
    <w:p w14:paraId="63C188A0" w14:textId="1F2636E4" w:rsidR="00270C38" w:rsidRDefault="00270C38" w:rsidP="00270C38">
      <w:pPr>
        <w:ind w:left="0" w:firstLine="0"/>
        <w:rPr>
          <w:ins w:id="434" w:author="Trần Vân Anh" w:date="2024-04-08T23:13:00Z"/>
          <w:b/>
        </w:rPr>
      </w:pPr>
      <w:ins w:id="435" w:author="Trần Vân Anh" w:date="2024-04-08T23:13:00Z">
        <w:r w:rsidRPr="00270C38">
          <w:rPr>
            <w:b/>
          </w:rPr>
          <w:drawing>
            <wp:inline distT="0" distB="0" distL="0" distR="0" wp14:anchorId="2484BD5E" wp14:editId="13618489">
              <wp:extent cx="5601482" cy="2629267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01482" cy="26292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14885F" w14:textId="06F29202" w:rsidR="00270C38" w:rsidRDefault="00270C38" w:rsidP="00270C38">
      <w:pPr>
        <w:ind w:left="0" w:firstLine="0"/>
        <w:rPr>
          <w:ins w:id="436" w:author="Trần Vân Anh" w:date="2024-04-08T23:13:00Z"/>
          <w:b/>
        </w:rPr>
      </w:pPr>
      <w:ins w:id="437" w:author="Trần Vân Anh" w:date="2024-04-08T23:13:00Z">
        <w:r w:rsidRPr="00270C38">
          <w:rPr>
            <w:b/>
          </w:rPr>
          <w:drawing>
            <wp:inline distT="0" distB="0" distL="0" distR="0" wp14:anchorId="01B1D4D1" wp14:editId="78C70AB4">
              <wp:extent cx="5972175" cy="2185035"/>
              <wp:effectExtent l="0" t="0" r="9525" b="571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1850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D7F885" w14:textId="3B794080" w:rsidR="00270C38" w:rsidRDefault="00270C38" w:rsidP="00270C38">
      <w:pPr>
        <w:ind w:left="0" w:firstLine="0"/>
        <w:rPr>
          <w:ins w:id="438" w:author="Trần Vân Anh" w:date="2024-04-08T23:13:00Z"/>
          <w:b/>
        </w:rPr>
      </w:pPr>
      <w:ins w:id="439" w:author="Trần Vân Anh" w:date="2024-04-08T23:13:00Z">
        <w:r w:rsidRPr="00270C38">
          <w:rPr>
            <w:b/>
          </w:rPr>
          <w:lastRenderedPageBreak/>
          <w:drawing>
            <wp:inline distT="0" distB="0" distL="0" distR="0" wp14:anchorId="16137656" wp14:editId="74FA2563">
              <wp:extent cx="5972175" cy="2886075"/>
              <wp:effectExtent l="0" t="0" r="9525" b="952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8860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AC39F4" w14:textId="561619A2" w:rsidR="00270C38" w:rsidRDefault="00270C38" w:rsidP="00270C38">
      <w:pPr>
        <w:ind w:left="0" w:firstLine="0"/>
        <w:rPr>
          <w:ins w:id="440" w:author="Trần Vân Anh" w:date="2024-04-08T23:10:00Z"/>
          <w:b/>
        </w:rPr>
        <w:pPrChange w:id="441" w:author="Trần Vân Anh" w:date="2024-04-08T23:13:00Z">
          <w:pPr>
            <w:ind w:left="360" w:firstLine="0"/>
          </w:pPr>
        </w:pPrChange>
      </w:pPr>
      <w:ins w:id="442" w:author="Trần Vân Anh" w:date="2024-04-08T23:13:00Z">
        <w:r w:rsidRPr="00270C38">
          <w:rPr>
            <w:b/>
          </w:rPr>
          <w:drawing>
            <wp:inline distT="0" distB="0" distL="0" distR="0" wp14:anchorId="28E2305F" wp14:editId="54A0A001">
              <wp:extent cx="5972175" cy="1604645"/>
              <wp:effectExtent l="0" t="0" r="9525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1604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BDCB90" w14:textId="59612518" w:rsidR="00270C38" w:rsidRDefault="00B83C6A" w:rsidP="00270C38">
      <w:pPr>
        <w:ind w:left="360" w:firstLine="0"/>
        <w:rPr>
          <w:ins w:id="443" w:author="Trần Vân Anh" w:date="2024-04-08T23:14:00Z"/>
          <w:b/>
        </w:rPr>
      </w:pPr>
      <w:ins w:id="444" w:author="Trần Vân Anh" w:date="2024-04-08T23:10:00Z">
        <w:r>
          <w:rPr>
            <w:b/>
          </w:rPr>
          <w:t>3.4. Book</w:t>
        </w:r>
      </w:ins>
    </w:p>
    <w:p w14:paraId="7ED8EE58" w14:textId="4A1CA3AD" w:rsidR="00270C38" w:rsidRDefault="00270C38" w:rsidP="00270C38">
      <w:pPr>
        <w:ind w:left="0" w:firstLine="0"/>
        <w:rPr>
          <w:ins w:id="445" w:author="Trần Vân Anh" w:date="2024-04-08T23:14:00Z"/>
          <w:b/>
        </w:rPr>
      </w:pPr>
      <w:ins w:id="446" w:author="Trần Vân Anh" w:date="2024-04-08T23:14:00Z">
        <w:r w:rsidRPr="00270C38">
          <w:rPr>
            <w:b/>
          </w:rPr>
          <w:drawing>
            <wp:inline distT="0" distB="0" distL="0" distR="0" wp14:anchorId="571D39F8" wp14:editId="33291523">
              <wp:extent cx="5972175" cy="3174365"/>
              <wp:effectExtent l="0" t="0" r="9525" b="6985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31743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7BFF405" w14:textId="4FAF1B3B" w:rsidR="00270C38" w:rsidRDefault="00270C38" w:rsidP="00270C38">
      <w:pPr>
        <w:ind w:left="0" w:firstLine="0"/>
        <w:rPr>
          <w:ins w:id="447" w:author="Trần Vân Anh" w:date="2024-04-08T23:14:00Z"/>
          <w:b/>
        </w:rPr>
      </w:pPr>
      <w:ins w:id="448" w:author="Trần Vân Anh" w:date="2024-04-08T23:14:00Z">
        <w:r w:rsidRPr="00270C38">
          <w:rPr>
            <w:b/>
          </w:rPr>
          <w:lastRenderedPageBreak/>
          <w:drawing>
            <wp:inline distT="0" distB="0" distL="0" distR="0" wp14:anchorId="2D2FAE78" wp14:editId="07E3F809">
              <wp:extent cx="5972175" cy="2067560"/>
              <wp:effectExtent l="0" t="0" r="9525" b="889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0675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BB4757D" w14:textId="2191FA85" w:rsidR="00270C38" w:rsidRDefault="00270C38" w:rsidP="00270C38">
      <w:pPr>
        <w:ind w:left="0" w:firstLine="0"/>
        <w:rPr>
          <w:ins w:id="449" w:author="Trần Vân Anh" w:date="2024-04-08T23:14:00Z"/>
          <w:b/>
        </w:rPr>
      </w:pPr>
      <w:ins w:id="450" w:author="Trần Vân Anh" w:date="2024-04-08T23:14:00Z">
        <w:r w:rsidRPr="00270C38">
          <w:rPr>
            <w:b/>
          </w:rPr>
          <w:drawing>
            <wp:inline distT="0" distB="0" distL="0" distR="0" wp14:anchorId="0DF16DB0" wp14:editId="222932E3">
              <wp:extent cx="5972175" cy="2891790"/>
              <wp:effectExtent l="0" t="0" r="9525" b="381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8917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4481CD" w14:textId="6E211BDC" w:rsidR="00270C38" w:rsidRDefault="00270C38" w:rsidP="00270C38">
      <w:pPr>
        <w:ind w:left="0" w:firstLine="0"/>
        <w:rPr>
          <w:ins w:id="451" w:author="Trần Vân Anh" w:date="2024-04-08T23:10:00Z"/>
          <w:b/>
        </w:rPr>
        <w:pPrChange w:id="452" w:author="Trần Vân Anh" w:date="2024-04-08T23:14:00Z">
          <w:pPr>
            <w:ind w:left="360" w:firstLine="0"/>
          </w:pPr>
        </w:pPrChange>
      </w:pPr>
      <w:ins w:id="453" w:author="Trần Vân Anh" w:date="2024-04-08T23:14:00Z">
        <w:r w:rsidRPr="00270C38">
          <w:rPr>
            <w:b/>
          </w:rPr>
          <w:drawing>
            <wp:inline distT="0" distB="0" distL="0" distR="0" wp14:anchorId="0736AA0E" wp14:editId="79B0A4ED">
              <wp:extent cx="5972175" cy="1868805"/>
              <wp:effectExtent l="0" t="0" r="9525" b="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1868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89F39E2" w14:textId="4819DB02" w:rsidR="00B83C6A" w:rsidRDefault="00B83C6A" w:rsidP="00B83C6A">
      <w:pPr>
        <w:ind w:left="360" w:firstLine="0"/>
        <w:rPr>
          <w:ins w:id="454" w:author="Trần Vân Anh" w:date="2024-04-08T23:14:00Z"/>
          <w:b/>
        </w:rPr>
      </w:pPr>
      <w:ins w:id="455" w:author="Trần Vân Anh" w:date="2024-04-08T23:10:00Z">
        <w:r>
          <w:rPr>
            <w:b/>
          </w:rPr>
          <w:t>3.5. Search</w:t>
        </w:r>
      </w:ins>
    </w:p>
    <w:p w14:paraId="22F3C96C" w14:textId="3229B7D4" w:rsidR="007F2E84" w:rsidRDefault="00BB5056" w:rsidP="007F2E84">
      <w:pPr>
        <w:ind w:left="0" w:firstLine="0"/>
        <w:rPr>
          <w:ins w:id="456" w:author="Trần Vân Anh" w:date="2024-04-08T23:15:00Z"/>
          <w:b/>
        </w:rPr>
      </w:pPr>
      <w:ins w:id="457" w:author="Trần Vân Anh" w:date="2024-04-08T23:15:00Z">
        <w:r w:rsidRPr="00BB5056">
          <w:rPr>
            <w:b/>
          </w:rPr>
          <w:lastRenderedPageBreak/>
          <w:drawing>
            <wp:inline distT="0" distB="0" distL="0" distR="0" wp14:anchorId="0B622CF1" wp14:editId="191ABF4D">
              <wp:extent cx="5972175" cy="3112135"/>
              <wp:effectExtent l="0" t="0" r="9525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31121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57E051A" w14:textId="01E6D733" w:rsidR="00BB5056" w:rsidRDefault="00BB5056" w:rsidP="007F2E84">
      <w:pPr>
        <w:ind w:left="0" w:firstLine="0"/>
        <w:rPr>
          <w:ins w:id="458" w:author="Trần Vân Anh" w:date="2024-04-08T23:10:00Z"/>
          <w:b/>
        </w:rPr>
        <w:pPrChange w:id="459" w:author="Trần Vân Anh" w:date="2024-04-08T23:14:00Z">
          <w:pPr>
            <w:ind w:left="360" w:firstLine="0"/>
          </w:pPr>
        </w:pPrChange>
      </w:pPr>
      <w:ins w:id="460" w:author="Trần Vân Anh" w:date="2024-04-08T23:15:00Z">
        <w:r w:rsidRPr="00BB5056">
          <w:rPr>
            <w:b/>
          </w:rPr>
          <w:drawing>
            <wp:inline distT="0" distB="0" distL="0" distR="0" wp14:anchorId="0FDA7B19" wp14:editId="78DD71CC">
              <wp:extent cx="5972175" cy="1679575"/>
              <wp:effectExtent l="0" t="0" r="9525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1679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AB2EB4" w14:textId="62639113" w:rsidR="00B83C6A" w:rsidRDefault="00B83C6A" w:rsidP="00B83C6A">
      <w:pPr>
        <w:ind w:left="360" w:firstLine="0"/>
        <w:rPr>
          <w:ins w:id="461" w:author="Trần Vân Anh" w:date="2024-04-08T23:15:00Z"/>
          <w:b/>
        </w:rPr>
      </w:pPr>
      <w:ins w:id="462" w:author="Trần Vân Anh" w:date="2024-04-08T23:10:00Z">
        <w:r>
          <w:rPr>
            <w:b/>
          </w:rPr>
          <w:t>3.6. Cart</w:t>
        </w:r>
      </w:ins>
    </w:p>
    <w:p w14:paraId="20C16A62" w14:textId="426E1DFC" w:rsidR="00BB5056" w:rsidRDefault="00BB5056" w:rsidP="00BB5056">
      <w:pPr>
        <w:ind w:left="0" w:firstLine="0"/>
        <w:rPr>
          <w:ins w:id="463" w:author="Trần Vân Anh" w:date="2024-04-08T23:15:00Z"/>
          <w:b/>
        </w:rPr>
      </w:pPr>
      <w:ins w:id="464" w:author="Trần Vân Anh" w:date="2024-04-08T23:15:00Z">
        <w:r w:rsidRPr="00BB5056">
          <w:rPr>
            <w:b/>
          </w:rPr>
          <w:drawing>
            <wp:inline distT="0" distB="0" distL="0" distR="0" wp14:anchorId="432048A3" wp14:editId="382D71A8">
              <wp:extent cx="5972175" cy="2582545"/>
              <wp:effectExtent l="0" t="0" r="9525" b="8255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582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581323A" w14:textId="5C65D8AD" w:rsidR="00BB5056" w:rsidRDefault="00BB5056" w:rsidP="00BB5056">
      <w:pPr>
        <w:ind w:left="0" w:firstLine="0"/>
        <w:rPr>
          <w:ins w:id="465" w:author="Trần Vân Anh" w:date="2024-04-08T23:15:00Z"/>
          <w:b/>
        </w:rPr>
      </w:pPr>
      <w:ins w:id="466" w:author="Trần Vân Anh" w:date="2024-04-08T23:15:00Z">
        <w:r w:rsidRPr="00BB5056">
          <w:rPr>
            <w:b/>
          </w:rPr>
          <w:lastRenderedPageBreak/>
          <w:drawing>
            <wp:inline distT="0" distB="0" distL="0" distR="0" wp14:anchorId="45C7BE3B" wp14:editId="155E4410">
              <wp:extent cx="5972175" cy="3789680"/>
              <wp:effectExtent l="0" t="0" r="9525" b="127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37896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364DE6" w14:textId="03F54799" w:rsidR="00BB5056" w:rsidRDefault="00BB5056" w:rsidP="00BB5056">
      <w:pPr>
        <w:ind w:left="0" w:firstLine="0"/>
        <w:rPr>
          <w:ins w:id="467" w:author="Trần Vân Anh" w:date="2024-04-08T23:15:00Z"/>
          <w:b/>
        </w:rPr>
      </w:pPr>
      <w:ins w:id="468" w:author="Trần Vân Anh" w:date="2024-04-08T23:15:00Z">
        <w:r w:rsidRPr="00BB5056">
          <w:rPr>
            <w:b/>
          </w:rPr>
          <w:drawing>
            <wp:inline distT="0" distB="0" distL="0" distR="0" wp14:anchorId="40A440DC" wp14:editId="0E523CDB">
              <wp:extent cx="5972175" cy="2134235"/>
              <wp:effectExtent l="0" t="0" r="9525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1342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3C8683C" w14:textId="397B47E3" w:rsidR="00BB5056" w:rsidRDefault="00BB5056" w:rsidP="00BB5056">
      <w:pPr>
        <w:ind w:left="0" w:firstLine="0"/>
        <w:rPr>
          <w:ins w:id="469" w:author="Trần Vân Anh" w:date="2024-04-08T23:10:00Z"/>
          <w:b/>
        </w:rPr>
        <w:pPrChange w:id="470" w:author="Trần Vân Anh" w:date="2024-04-08T23:15:00Z">
          <w:pPr>
            <w:ind w:left="360" w:firstLine="0"/>
          </w:pPr>
        </w:pPrChange>
      </w:pPr>
      <w:ins w:id="471" w:author="Trần Vân Anh" w:date="2024-04-08T23:16:00Z">
        <w:r w:rsidRPr="00BB5056">
          <w:rPr>
            <w:b/>
          </w:rPr>
          <w:drawing>
            <wp:inline distT="0" distB="0" distL="0" distR="0" wp14:anchorId="49818F87" wp14:editId="06EC8272">
              <wp:extent cx="5972175" cy="1437640"/>
              <wp:effectExtent l="0" t="0" r="9525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1437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3A5564" w14:textId="3A551267" w:rsidR="00B83C6A" w:rsidRDefault="00B83C6A" w:rsidP="00B83C6A">
      <w:pPr>
        <w:ind w:left="360" w:firstLine="0"/>
        <w:rPr>
          <w:ins w:id="472" w:author="Trần Vân Anh" w:date="2024-04-08T23:16:00Z"/>
          <w:b/>
        </w:rPr>
      </w:pPr>
      <w:ins w:id="473" w:author="Trần Vân Anh" w:date="2024-04-08T23:10:00Z">
        <w:r>
          <w:rPr>
            <w:b/>
          </w:rPr>
          <w:t>3.7. Order</w:t>
        </w:r>
      </w:ins>
    </w:p>
    <w:p w14:paraId="6CAFBBBA" w14:textId="6A14DDF5" w:rsidR="00BB5056" w:rsidRDefault="00BB5056" w:rsidP="00BB5056">
      <w:pPr>
        <w:ind w:left="0" w:firstLine="0"/>
        <w:rPr>
          <w:ins w:id="474" w:author="Trần Vân Anh" w:date="2024-04-08T23:16:00Z"/>
          <w:b/>
        </w:rPr>
      </w:pPr>
      <w:ins w:id="475" w:author="Trần Vân Anh" w:date="2024-04-08T23:16:00Z">
        <w:r w:rsidRPr="00BB5056">
          <w:rPr>
            <w:b/>
          </w:rPr>
          <w:lastRenderedPageBreak/>
          <w:drawing>
            <wp:inline distT="0" distB="0" distL="0" distR="0" wp14:anchorId="26E3ADE3" wp14:editId="196ACD07">
              <wp:extent cx="5972175" cy="2518410"/>
              <wp:effectExtent l="0" t="0" r="9525" b="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5184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93F1C8" w14:textId="63946CB7" w:rsidR="00BB5056" w:rsidRDefault="00BB5056" w:rsidP="00BB5056">
      <w:pPr>
        <w:ind w:left="0" w:firstLine="0"/>
        <w:rPr>
          <w:ins w:id="476" w:author="Trần Vân Anh" w:date="2024-04-08T23:17:00Z"/>
          <w:b/>
        </w:rPr>
      </w:pPr>
      <w:ins w:id="477" w:author="Trần Vân Anh" w:date="2024-04-08T23:16:00Z">
        <w:r w:rsidRPr="00BB5056">
          <w:rPr>
            <w:b/>
          </w:rPr>
          <w:drawing>
            <wp:inline distT="0" distB="0" distL="0" distR="0" wp14:anchorId="322A9E5A" wp14:editId="331E5DF2">
              <wp:extent cx="5972175" cy="4240530"/>
              <wp:effectExtent l="0" t="0" r="9525" b="7620"/>
              <wp:docPr id="48" name="Picture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42405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1B8F5B" w14:textId="620F185C" w:rsidR="00D109C8" w:rsidRDefault="00D109C8" w:rsidP="00BB5056">
      <w:pPr>
        <w:ind w:left="0" w:firstLine="0"/>
        <w:rPr>
          <w:ins w:id="478" w:author="Trần Vân Anh" w:date="2024-04-08T23:17:00Z"/>
          <w:b/>
        </w:rPr>
      </w:pPr>
      <w:ins w:id="479" w:author="Trần Vân Anh" w:date="2024-04-08T23:17:00Z">
        <w:r w:rsidRPr="00D109C8">
          <w:rPr>
            <w:b/>
          </w:rPr>
          <w:lastRenderedPageBreak/>
          <w:drawing>
            <wp:inline distT="0" distB="0" distL="0" distR="0" wp14:anchorId="78361389" wp14:editId="1F9995A8">
              <wp:extent cx="5972175" cy="2162810"/>
              <wp:effectExtent l="0" t="0" r="9525" b="8890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2162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56D990" w14:textId="266F434F" w:rsidR="00615090" w:rsidRPr="006B2B5C" w:rsidDel="00BA2603" w:rsidRDefault="00F100BD" w:rsidP="006B2B5C">
      <w:pPr>
        <w:rPr>
          <w:del w:id="480" w:author="Trần Vân Anh" w:date="2024-03-26T09:21:00Z"/>
          <w:rFonts w:cs="Times New Roman"/>
          <w:sz w:val="28"/>
          <w:szCs w:val="28"/>
          <w:rPrChange w:id="481" w:author="Trần Vân Anh" w:date="2024-04-08T23:19:00Z">
            <w:rPr>
              <w:del w:id="482" w:author="Trần Vân Anh" w:date="2024-03-26T09:21:00Z"/>
            </w:rPr>
          </w:rPrChange>
        </w:rPr>
        <w:pPrChange w:id="483" w:author="Trần Vân Anh" w:date="2024-04-08T23:19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  <w:del w:id="484" w:author="Trần Vân Anh" w:date="2024-03-18T23:27:00Z">
        <w:r w:rsidRPr="0058302A" w:rsidDel="00154738">
          <w:delText>C</w:delText>
        </w:r>
      </w:del>
      <w:del w:id="485" w:author="Trần Vân Anh" w:date="2024-03-26T09:21:00Z">
        <w:r w:rsidRPr="0058302A" w:rsidDel="00BA2603">
          <w:delText>art</w:delText>
        </w:r>
      </w:del>
    </w:p>
    <w:p w14:paraId="34E5349E" w14:textId="77777777" w:rsidR="00654BEE" w:rsidRPr="00654BEE" w:rsidDel="00BA2603" w:rsidRDefault="00654BEE" w:rsidP="006B2B5C">
      <w:pPr>
        <w:rPr>
          <w:del w:id="486" w:author="Trần Vân Anh" w:date="2024-03-26T09:21:00Z"/>
        </w:rPr>
        <w:pPrChange w:id="487" w:author="Trần Vân Anh" w:date="2024-04-08T23:19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</w:p>
    <w:p w14:paraId="582059EE" w14:textId="77777777" w:rsidR="00C51C10" w:rsidDel="00BA2603" w:rsidRDefault="00E40314" w:rsidP="006B2B5C">
      <w:pPr>
        <w:rPr>
          <w:del w:id="488" w:author="Trần Vân Anh" w:date="2024-03-26T09:21:00Z"/>
        </w:rPr>
        <w:pPrChange w:id="489" w:author="Trần Vân Anh" w:date="2024-04-08T23:19:00Z">
          <w:pPr>
            <w:pStyle w:val="Heading1"/>
            <w:numPr>
              <w:numId w:val="2"/>
            </w:numPr>
            <w:ind w:left="426" w:hanging="426"/>
          </w:pPr>
        </w:pPrChange>
      </w:pPr>
      <w:del w:id="490" w:author="Trần Vân Anh" w:date="2024-03-26T09:21:00Z">
        <w:r w:rsidDel="00BA2603">
          <w:delText>ShoppingCart</w:delText>
        </w:r>
      </w:del>
    </w:p>
    <w:p w14:paraId="6C26D2B4" w14:textId="77777777" w:rsidR="00E40314" w:rsidDel="00BA2603" w:rsidRDefault="00E40314" w:rsidP="006B2B5C">
      <w:pPr>
        <w:rPr>
          <w:del w:id="491" w:author="Trần Vân Anh" w:date="2024-03-26T09:21:00Z"/>
        </w:rPr>
        <w:pPrChange w:id="492" w:author="Trần Vân Anh" w:date="2024-04-08T23:19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  <w:del w:id="493" w:author="Trần Vân Anh" w:date="2024-03-26T09:21:00Z">
        <w:r w:rsidRPr="00E40314" w:rsidDel="00BA2603">
          <w:delText>INSTALLED_APPS</w:delText>
        </w:r>
      </w:del>
    </w:p>
    <w:p w14:paraId="286E3C07" w14:textId="77777777" w:rsidR="00E40314" w:rsidRPr="00E40314" w:rsidDel="00BA2603" w:rsidRDefault="00E40314" w:rsidP="006B2B5C">
      <w:pPr>
        <w:rPr>
          <w:del w:id="494" w:author="Trần Vân Anh" w:date="2024-03-26T09:21:00Z"/>
        </w:rPr>
        <w:pPrChange w:id="495" w:author="Trần Vân Anh" w:date="2024-04-08T23:19:00Z">
          <w:pPr>
            <w:ind w:left="0" w:firstLine="0"/>
          </w:pPr>
        </w:pPrChange>
      </w:pPr>
      <w:del w:id="496" w:author="Trần Vân Anh" w:date="2024-03-26T09:21:00Z">
        <w:r w:rsidDel="00BA2603">
          <w:rPr>
            <w:noProof/>
          </w:rPr>
          <w:drawing>
            <wp:inline distT="0" distB="0" distL="0" distR="0" wp14:anchorId="742A642A" wp14:editId="1951974C">
              <wp:extent cx="4666667" cy="2971429"/>
              <wp:effectExtent l="0" t="0" r="635" b="63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66667" cy="29714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8019D1B" w14:textId="77777777" w:rsidR="00E40314" w:rsidDel="00BA2603" w:rsidRDefault="00FE33AD" w:rsidP="006B2B5C">
      <w:pPr>
        <w:rPr>
          <w:del w:id="497" w:author="Trần Vân Anh" w:date="2024-03-26T09:21:00Z"/>
        </w:rPr>
        <w:pPrChange w:id="498" w:author="Trần Vân Anh" w:date="2024-04-08T23:19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  <w:del w:id="499" w:author="Trần Vân Anh" w:date="2024-03-26T09:21:00Z">
        <w:r w:rsidDel="00BA2603">
          <w:delText>D</w:delText>
        </w:r>
        <w:r w:rsidR="00E40314" w:rsidDel="00BA2603">
          <w:delText>atabase</w:delText>
        </w:r>
      </w:del>
    </w:p>
    <w:p w14:paraId="60F4D000" w14:textId="77777777" w:rsidR="00FE33AD" w:rsidDel="00BA2603" w:rsidRDefault="00FE33AD" w:rsidP="006B2B5C">
      <w:pPr>
        <w:rPr>
          <w:del w:id="500" w:author="Trần Vân Anh" w:date="2024-03-26T09:21:00Z"/>
        </w:rPr>
        <w:pPrChange w:id="501" w:author="Trần Vân Anh" w:date="2024-04-08T23:19:00Z">
          <w:pPr>
            <w:ind w:left="0" w:firstLine="0"/>
          </w:pPr>
        </w:pPrChange>
      </w:pPr>
      <w:del w:id="502" w:author="Trần Vân Anh" w:date="2024-03-26T09:21:00Z">
        <w:r w:rsidRPr="00FE33AD" w:rsidDel="00BA2603">
          <w:rPr>
            <w:noProof/>
          </w:rPr>
          <w:drawing>
            <wp:inline distT="0" distB="0" distL="0" distR="0" wp14:anchorId="6A25F1C8" wp14:editId="4CB9882E">
              <wp:extent cx="5029902" cy="2372056"/>
              <wp:effectExtent l="0" t="0" r="0" b="952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29902" cy="23720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ADC7CDF" w14:textId="77777777" w:rsidR="00FE33AD" w:rsidRPr="00FE33AD" w:rsidDel="00BA2603" w:rsidRDefault="00FE33AD" w:rsidP="006B2B5C">
      <w:pPr>
        <w:rPr>
          <w:del w:id="503" w:author="Trần Vân Anh" w:date="2024-03-26T09:21:00Z"/>
        </w:rPr>
        <w:pPrChange w:id="504" w:author="Trần Vân Anh" w:date="2024-04-08T23:19:00Z">
          <w:pPr>
            <w:ind w:left="0" w:firstLine="0"/>
          </w:pPr>
        </w:pPrChange>
      </w:pPr>
      <w:del w:id="505" w:author="Trần Vân Anh" w:date="2024-03-26T09:21:00Z">
        <w:r w:rsidRPr="00FE33AD" w:rsidDel="00BA2603">
          <w:rPr>
            <w:noProof/>
          </w:rPr>
          <w:drawing>
            <wp:inline distT="0" distB="0" distL="0" distR="0" wp14:anchorId="04AA3697" wp14:editId="10FCE539">
              <wp:extent cx="4086795" cy="1657581"/>
              <wp:effectExtent l="0" t="0" r="9525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86795" cy="16575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7AF4DED" w14:textId="77777777" w:rsidR="00E40314" w:rsidRPr="0058302A" w:rsidDel="00BA2603" w:rsidRDefault="00E40314" w:rsidP="006B2B5C">
      <w:pPr>
        <w:rPr>
          <w:del w:id="506" w:author="Trần Vân Anh" w:date="2024-03-26T09:21:00Z"/>
        </w:rPr>
        <w:pPrChange w:id="507" w:author="Trần Vân Anh" w:date="2024-04-08T23:19:00Z">
          <w:pPr>
            <w:pStyle w:val="ListParagraph"/>
            <w:numPr>
              <w:ilvl w:val="1"/>
              <w:numId w:val="2"/>
            </w:numPr>
            <w:ind w:left="709" w:hanging="283"/>
          </w:pPr>
        </w:pPrChange>
      </w:pPr>
      <w:del w:id="508" w:author="Trần Vân Anh" w:date="2024-03-26T09:21:00Z">
        <w:r w:rsidDel="00BA2603">
          <w:delText>urlpatterns</w:delText>
        </w:r>
      </w:del>
    </w:p>
    <w:p w14:paraId="4B4D71E9" w14:textId="77777777" w:rsidR="00761E2A" w:rsidRPr="00761E2A" w:rsidDel="00E2297A" w:rsidRDefault="00FE33AD" w:rsidP="006B2B5C">
      <w:pPr>
        <w:rPr>
          <w:del w:id="509" w:author="Trần Vân Anh" w:date="2024-03-18T23:34:00Z"/>
        </w:rPr>
        <w:pPrChange w:id="510" w:author="Trần Vân Anh" w:date="2024-04-08T23:19:00Z">
          <w:pPr>
            <w:ind w:left="0" w:firstLine="0"/>
          </w:pPr>
        </w:pPrChange>
      </w:pPr>
      <w:del w:id="511" w:author="Trần Vân Anh" w:date="2024-03-26T09:21:00Z">
        <w:r w:rsidRPr="00FE33AD" w:rsidDel="00BA2603">
          <w:rPr>
            <w:noProof/>
          </w:rPr>
          <w:drawing>
            <wp:inline distT="0" distB="0" distL="0" distR="0" wp14:anchorId="50F26F2F" wp14:editId="7FA02FBE">
              <wp:extent cx="5972175" cy="1824355"/>
              <wp:effectExtent l="0" t="0" r="9525" b="444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2175" cy="18243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517D84D" w14:textId="77777777" w:rsidR="00F947AC" w:rsidRDefault="00C51C10" w:rsidP="006B2B5C">
      <w:pPr>
        <w:pPrChange w:id="512" w:author="Trần Vân Anh" w:date="2024-04-08T23:19:00Z">
          <w:pPr>
            <w:pStyle w:val="Heading1"/>
            <w:numPr>
              <w:numId w:val="2"/>
            </w:numPr>
            <w:ind w:left="426" w:hanging="426"/>
          </w:pPr>
        </w:pPrChange>
      </w:pPr>
      <w:del w:id="513" w:author="Trần Vân Anh" w:date="2024-03-18T23:34:00Z">
        <w:r w:rsidDel="00E2297A">
          <w:delText>Result</w:delText>
        </w:r>
      </w:del>
    </w:p>
    <w:sectPr w:rsidR="00F947AC" w:rsidSect="00100088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B7EEE"/>
    <w:multiLevelType w:val="hybridMultilevel"/>
    <w:tmpl w:val="E4AC2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C1337"/>
    <w:multiLevelType w:val="hybridMultilevel"/>
    <w:tmpl w:val="AAE0F66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857A72"/>
    <w:multiLevelType w:val="hybridMultilevel"/>
    <w:tmpl w:val="D3120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4114C"/>
    <w:multiLevelType w:val="hybridMultilevel"/>
    <w:tmpl w:val="E6E45A50"/>
    <w:lvl w:ilvl="0" w:tplc="0CA805A4">
      <w:start w:val="1"/>
      <w:numFmt w:val="upperRoman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442AF"/>
    <w:multiLevelType w:val="multilevel"/>
    <w:tmpl w:val="E2F69D22"/>
    <w:lvl w:ilvl="0">
      <w:numFmt w:val="bullet"/>
      <w:lvlText w:val="-"/>
      <w:lvlJc w:val="left"/>
      <w:pPr>
        <w:ind w:left="36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B8500F"/>
    <w:multiLevelType w:val="multilevel"/>
    <w:tmpl w:val="BED6B5E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1F36FB0"/>
    <w:multiLevelType w:val="hybridMultilevel"/>
    <w:tmpl w:val="36605AB0"/>
    <w:lvl w:ilvl="0" w:tplc="14F8CB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7B55E0"/>
    <w:multiLevelType w:val="hybridMultilevel"/>
    <w:tmpl w:val="6C9AB1E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878573F"/>
    <w:multiLevelType w:val="multilevel"/>
    <w:tmpl w:val="C98A4AEA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79E474AE"/>
    <w:multiLevelType w:val="hybridMultilevel"/>
    <w:tmpl w:val="21BA25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926108"/>
    <w:multiLevelType w:val="multilevel"/>
    <w:tmpl w:val="95181E78"/>
    <w:lvl w:ilvl="0">
      <w:start w:val="2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10"/>
  </w:num>
  <w:num w:numId="5">
    <w:abstractNumId w:val="2"/>
  </w:num>
  <w:num w:numId="6">
    <w:abstractNumId w:val="1"/>
  </w:num>
  <w:num w:numId="7">
    <w:abstractNumId w:val="7"/>
  </w:num>
  <w:num w:numId="8">
    <w:abstractNumId w:val="9"/>
  </w:num>
  <w:num w:numId="9">
    <w:abstractNumId w:val="6"/>
  </w:num>
  <w:num w:numId="1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Trần Vân Anh">
    <w15:presenceInfo w15:providerId="Windows Live" w15:userId="ee8f23dacc1f24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trackRevision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EDA"/>
    <w:rsid w:val="00074EDA"/>
    <w:rsid w:val="00097ECF"/>
    <w:rsid w:val="00100088"/>
    <w:rsid w:val="001244B5"/>
    <w:rsid w:val="00126DE8"/>
    <w:rsid w:val="00154738"/>
    <w:rsid w:val="001744F9"/>
    <w:rsid w:val="002646E6"/>
    <w:rsid w:val="00266489"/>
    <w:rsid w:val="00270C38"/>
    <w:rsid w:val="002D1012"/>
    <w:rsid w:val="00374787"/>
    <w:rsid w:val="003D7D1F"/>
    <w:rsid w:val="00430DF8"/>
    <w:rsid w:val="0048660E"/>
    <w:rsid w:val="004F69B7"/>
    <w:rsid w:val="0058302A"/>
    <w:rsid w:val="005B1EC8"/>
    <w:rsid w:val="005F46AB"/>
    <w:rsid w:val="00615090"/>
    <w:rsid w:val="00646830"/>
    <w:rsid w:val="00654BEE"/>
    <w:rsid w:val="006B2B5C"/>
    <w:rsid w:val="00741CB3"/>
    <w:rsid w:val="00761E2A"/>
    <w:rsid w:val="007F2E84"/>
    <w:rsid w:val="00853D5C"/>
    <w:rsid w:val="00870163"/>
    <w:rsid w:val="00882D42"/>
    <w:rsid w:val="008A31A4"/>
    <w:rsid w:val="00902AC6"/>
    <w:rsid w:val="00995574"/>
    <w:rsid w:val="009A1D3C"/>
    <w:rsid w:val="009F7C37"/>
    <w:rsid w:val="00A03978"/>
    <w:rsid w:val="00A215F1"/>
    <w:rsid w:val="00A31148"/>
    <w:rsid w:val="00AB7C97"/>
    <w:rsid w:val="00AC57F2"/>
    <w:rsid w:val="00AF5438"/>
    <w:rsid w:val="00B83C6A"/>
    <w:rsid w:val="00BA2603"/>
    <w:rsid w:val="00BB5056"/>
    <w:rsid w:val="00C35C8D"/>
    <w:rsid w:val="00C51C10"/>
    <w:rsid w:val="00D06DB3"/>
    <w:rsid w:val="00D109C8"/>
    <w:rsid w:val="00D9660C"/>
    <w:rsid w:val="00E2297A"/>
    <w:rsid w:val="00E40314"/>
    <w:rsid w:val="00E97DEE"/>
    <w:rsid w:val="00F0434F"/>
    <w:rsid w:val="00F100BD"/>
    <w:rsid w:val="00F77A83"/>
    <w:rsid w:val="00F947AC"/>
    <w:rsid w:val="00FE33AD"/>
    <w:rsid w:val="00FF2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31F98"/>
  <w15:chartTrackingRefBased/>
  <w15:docId w15:val="{14846A13-2B95-4E15-9D38-ACEB0C600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00" w:lineRule="auto"/>
        <w:ind w:left="568" w:hanging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15F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00088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100088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08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0088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99"/>
    <w:qFormat/>
    <w:rsid w:val="002D10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33A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3AD"/>
    <w:rPr>
      <w:rFonts w:ascii="Segoe UI" w:hAnsi="Segoe UI" w:cs="Segoe UI"/>
      <w:sz w:val="18"/>
      <w:szCs w:val="18"/>
    </w:rPr>
  </w:style>
  <w:style w:type="character" w:customStyle="1" w:styleId="15">
    <w:name w:val="15"/>
    <w:basedOn w:val="DefaultParagraphFont"/>
    <w:rsid w:val="006B2B5C"/>
    <w:rPr>
      <w:rFonts w:ascii="Calibri" w:hAnsi="Calibri" w:cs="Calibri" w:hint="default"/>
      <w:b/>
      <w:bCs/>
    </w:rPr>
  </w:style>
  <w:style w:type="table" w:styleId="TableGrid">
    <w:name w:val="Table Grid"/>
    <w:basedOn w:val="TableNormal"/>
    <w:uiPriority w:val="99"/>
    <w:rsid w:val="006B2B5C"/>
    <w:pPr>
      <w:spacing w:before="0" w:line="240" w:lineRule="auto"/>
      <w:ind w:left="0" w:firstLine="0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2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microsoft.com/office/2011/relationships/people" Target="peop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23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Vân Anh</dc:creator>
  <cp:keywords/>
  <dc:description/>
  <cp:lastModifiedBy>Trần Vân Anh</cp:lastModifiedBy>
  <cp:revision>25</cp:revision>
  <cp:lastPrinted>2024-04-08T16:21:00Z</cp:lastPrinted>
  <dcterms:created xsi:type="dcterms:W3CDTF">2024-03-18T16:00:00Z</dcterms:created>
  <dcterms:modified xsi:type="dcterms:W3CDTF">2024-04-08T16:24:00Z</dcterms:modified>
</cp:coreProperties>
</file>