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4E3B0" w14:textId="3E903DDF" w:rsidR="0073184A" w:rsidRPr="00B52FA6" w:rsidRDefault="006D4F62" w:rsidP="00040CBA">
      <w:pPr>
        <w:pStyle w:val="BodyText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251584512" behindDoc="1" locked="0" layoutInCell="1" allowOverlap="1" wp14:anchorId="10E6F634" wp14:editId="32D27001">
                <wp:simplePos x="0" y="0"/>
                <wp:positionH relativeFrom="page">
                  <wp:posOffset>914400</wp:posOffset>
                </wp:positionH>
                <wp:positionV relativeFrom="page">
                  <wp:posOffset>609600</wp:posOffset>
                </wp:positionV>
                <wp:extent cx="6019800" cy="88392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9800" cy="8839200"/>
                          <a:chOff x="0" y="0"/>
                          <a:chExt cx="6019800" cy="88392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019800" cy="883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8839200">
                                <a:moveTo>
                                  <a:pt x="5973877" y="44221"/>
                                </a:moveTo>
                                <a:lnTo>
                                  <a:pt x="5964567" y="44221"/>
                                </a:lnTo>
                                <a:lnTo>
                                  <a:pt x="5964567" y="53200"/>
                                </a:lnTo>
                                <a:lnTo>
                                  <a:pt x="5964567" y="8786025"/>
                                </a:lnTo>
                                <a:lnTo>
                                  <a:pt x="55232" y="8786025"/>
                                </a:lnTo>
                                <a:lnTo>
                                  <a:pt x="55232" y="53200"/>
                                </a:lnTo>
                                <a:lnTo>
                                  <a:pt x="5964567" y="53200"/>
                                </a:lnTo>
                                <a:lnTo>
                                  <a:pt x="5964567" y="44221"/>
                                </a:lnTo>
                                <a:lnTo>
                                  <a:pt x="55232" y="44221"/>
                                </a:lnTo>
                                <a:lnTo>
                                  <a:pt x="46545" y="44221"/>
                                </a:lnTo>
                                <a:lnTo>
                                  <a:pt x="46545" y="8794382"/>
                                </a:lnTo>
                                <a:lnTo>
                                  <a:pt x="55232" y="8794382"/>
                                </a:lnTo>
                                <a:lnTo>
                                  <a:pt x="5964567" y="8794382"/>
                                </a:lnTo>
                                <a:lnTo>
                                  <a:pt x="5973877" y="8794382"/>
                                </a:lnTo>
                                <a:lnTo>
                                  <a:pt x="5973877" y="44221"/>
                                </a:lnTo>
                                <a:close/>
                              </a:path>
                              <a:path w="6019800" h="8839200">
                                <a:moveTo>
                                  <a:pt x="6019800" y="0"/>
                                </a:moveTo>
                                <a:lnTo>
                                  <a:pt x="5982563" y="0"/>
                                </a:lnTo>
                                <a:lnTo>
                                  <a:pt x="5982563" y="35560"/>
                                </a:lnTo>
                                <a:lnTo>
                                  <a:pt x="5982563" y="8803640"/>
                                </a:lnTo>
                                <a:lnTo>
                                  <a:pt x="5964567" y="8803640"/>
                                </a:lnTo>
                                <a:lnTo>
                                  <a:pt x="5964567" y="8803348"/>
                                </a:lnTo>
                                <a:lnTo>
                                  <a:pt x="55232" y="8803348"/>
                                </a:lnTo>
                                <a:lnTo>
                                  <a:pt x="55232" y="8803640"/>
                                </a:lnTo>
                                <a:lnTo>
                                  <a:pt x="37236" y="8803640"/>
                                </a:lnTo>
                                <a:lnTo>
                                  <a:pt x="37236" y="35560"/>
                                </a:lnTo>
                                <a:lnTo>
                                  <a:pt x="55232" y="35560"/>
                                </a:lnTo>
                                <a:lnTo>
                                  <a:pt x="55232" y="35852"/>
                                </a:lnTo>
                                <a:lnTo>
                                  <a:pt x="5964567" y="35852"/>
                                </a:lnTo>
                                <a:lnTo>
                                  <a:pt x="5964567" y="35560"/>
                                </a:lnTo>
                                <a:lnTo>
                                  <a:pt x="5982563" y="35560"/>
                                </a:lnTo>
                                <a:lnTo>
                                  <a:pt x="5982563" y="0"/>
                                </a:lnTo>
                                <a:lnTo>
                                  <a:pt x="5964567" y="0"/>
                                </a:lnTo>
                                <a:lnTo>
                                  <a:pt x="55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8803640"/>
                                </a:lnTo>
                                <a:lnTo>
                                  <a:pt x="0" y="8839200"/>
                                </a:lnTo>
                                <a:lnTo>
                                  <a:pt x="55232" y="8839200"/>
                                </a:lnTo>
                                <a:lnTo>
                                  <a:pt x="5964567" y="8839200"/>
                                </a:lnTo>
                                <a:lnTo>
                                  <a:pt x="6019800" y="8839200"/>
                                </a:lnTo>
                                <a:lnTo>
                                  <a:pt x="6019800" y="8803640"/>
                                </a:lnTo>
                                <a:lnTo>
                                  <a:pt x="6019800" y="35560"/>
                                </a:lnTo>
                                <a:lnTo>
                                  <a:pt x="6019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101215" y="622363"/>
                            <a:ext cx="1667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7510">
                                <a:moveTo>
                                  <a:pt x="0" y="0"/>
                                </a:moveTo>
                                <a:lnTo>
                                  <a:pt x="1667510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8557" y="1334769"/>
                            <a:ext cx="1086484" cy="1369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F20D5C" id="Group 1" o:spid="_x0000_s1026" style="position:absolute;margin-left:1in;margin-top:48pt;width:474pt;height:696pt;z-index:-251731968;mso-wrap-distance-left:0;mso-wrap-distance-right:0;mso-position-horizontal-relative:page;mso-position-vertical-relative:page" coordsize="60198,88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">
                <v:shape id="Graphic 2" o:spid="_x0000_s1027" style="position:absolute;width:60198;height:88392;visibility:visible;mso-wrap-style:square;v-text-anchor:top" coordsize="6019800,883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" path="m5973877,44221r-9310,l5964567,53200r,8732825l55232,8786025r,-8732825l5964567,53200r,-8979l55232,44221r-8687,l46545,8794382r8687,l5964567,8794382r9310,l5973877,44221xem6019800,r-37237,l5982563,35560r,8768080l5964567,8803640r,-292l55232,8803348r,292l37236,8803640r,-8768080l55232,35560r,292l5964567,35852r,-292l5982563,35560r,-35560l5964567,,55232,,,,,35560,,8803640r,35560l55232,8839200r5909335,l6019800,8839200r,-35560l6019800,35560r,-35560xe" fillcolor="black" stroked="f">
                  <v:path arrowok="t"/>
                </v:shape>
                <v:shape id="Graphic 3" o:spid="_x0000_s1028" style="position:absolute;left:21012;top:6223;width:16675;height:13;visibility:visible;mso-wrap-style:square;v-text-anchor:top" coordsize="16675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" path="m,l1667510,e" filled="f" strokeweight="1.56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24285;top:13347;width:10865;height:13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">
                  <v:imagedata r:id="rId6" o:title=""/>
                </v:shape>
                <w10:wrap anchorx="page" anchory="page"/>
              </v:group>
            </w:pict>
          </mc:Fallback>
        </mc:AlternateContent>
      </w:r>
      <w:r w:rsidRPr="00B52FA6">
        <w:t>HỌC</w:t>
      </w:r>
      <w:r w:rsidRPr="00B52FA6">
        <w:rPr>
          <w:spacing w:val="-14"/>
        </w:rPr>
        <w:t xml:space="preserve"> </w:t>
      </w:r>
      <w:r w:rsidRPr="00B52FA6">
        <w:t>VIỆN</w:t>
      </w:r>
      <w:r w:rsidRPr="00B52FA6">
        <w:rPr>
          <w:spacing w:val="-7"/>
        </w:rPr>
        <w:t xml:space="preserve"> </w:t>
      </w:r>
      <w:r w:rsidRPr="00B52FA6">
        <w:t>CÔNG</w:t>
      </w:r>
      <w:r w:rsidRPr="00B52FA6">
        <w:rPr>
          <w:spacing w:val="-8"/>
        </w:rPr>
        <w:t xml:space="preserve"> </w:t>
      </w:r>
      <w:r w:rsidRPr="00B52FA6">
        <w:t>NGHỆ</w:t>
      </w:r>
      <w:r w:rsidRPr="00B52FA6">
        <w:rPr>
          <w:spacing w:val="-6"/>
        </w:rPr>
        <w:t xml:space="preserve"> </w:t>
      </w:r>
      <w:r w:rsidRPr="00B52FA6">
        <w:t>BƯU</w:t>
      </w:r>
      <w:r w:rsidRPr="00B52FA6">
        <w:rPr>
          <w:spacing w:val="-7"/>
        </w:rPr>
        <w:t xml:space="preserve"> </w:t>
      </w:r>
      <w:r w:rsidRPr="00B52FA6">
        <w:t>CHÍNH</w:t>
      </w:r>
      <w:r w:rsidRPr="00B52FA6">
        <w:rPr>
          <w:spacing w:val="-12"/>
        </w:rPr>
        <w:t xml:space="preserve"> </w:t>
      </w:r>
      <w:r w:rsidRPr="00B52FA6">
        <w:t>VIỄN</w:t>
      </w:r>
      <w:r w:rsidRPr="00B52FA6">
        <w:rPr>
          <w:spacing w:val="-11"/>
        </w:rPr>
        <w:t xml:space="preserve"> </w:t>
      </w:r>
      <w:r w:rsidRPr="00B52FA6">
        <w:rPr>
          <w:spacing w:val="-2"/>
        </w:rPr>
        <w:t>THÔNG</w:t>
      </w:r>
    </w:p>
    <w:p w14:paraId="5281A281" w14:textId="7692275B" w:rsidR="0073184A" w:rsidRPr="00B52FA6" w:rsidRDefault="006D4F62" w:rsidP="00040CBA">
      <w:pPr>
        <w:spacing w:line="288" w:lineRule="auto"/>
        <w:jc w:val="center"/>
        <w:rPr>
          <w:b/>
          <w:sz w:val="28"/>
        </w:rPr>
      </w:pPr>
      <w:r>
        <w:rPr>
          <w:b/>
          <w:sz w:val="28"/>
        </w:rPr>
        <w:t>KHOA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CÔNG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NGHỆ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THÔNG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TIN</w:t>
      </w:r>
      <w:r>
        <w:rPr>
          <w:b/>
          <w:spacing w:val="-5"/>
          <w:sz w:val="28"/>
        </w:rPr>
        <w:t xml:space="preserve"> </w:t>
      </w:r>
      <w:r>
        <w:rPr>
          <w:b/>
          <w:spacing w:val="-10"/>
          <w:sz w:val="28"/>
        </w:rPr>
        <w:t>1</w:t>
      </w:r>
    </w:p>
    <w:p w14:paraId="52441B5C" w14:textId="3EA26396" w:rsidR="0073184A" w:rsidRDefault="00BD06E8" w:rsidP="00040CBA">
      <w:pPr>
        <w:pStyle w:val="BodyText"/>
        <w:rPr>
          <w:b/>
          <w:sz w:val="44"/>
        </w:rPr>
      </w:pPr>
      <w:r>
        <w:rPr>
          <w:b/>
          <w:sz w:val="44"/>
        </w:rPr>
        <w:tab/>
      </w:r>
    </w:p>
    <w:p w14:paraId="19DA72DD" w14:textId="77777777" w:rsidR="0073184A" w:rsidRDefault="0073184A" w:rsidP="00040CBA">
      <w:pPr>
        <w:pStyle w:val="BodyText"/>
        <w:rPr>
          <w:b/>
          <w:sz w:val="44"/>
        </w:rPr>
      </w:pPr>
    </w:p>
    <w:p w14:paraId="6C7544FA" w14:textId="77777777" w:rsidR="0073184A" w:rsidRDefault="0073184A" w:rsidP="00040CBA">
      <w:pPr>
        <w:pStyle w:val="BodyText"/>
        <w:rPr>
          <w:b/>
          <w:sz w:val="44"/>
        </w:rPr>
      </w:pPr>
    </w:p>
    <w:p w14:paraId="69E4099A" w14:textId="77777777" w:rsidR="0073184A" w:rsidRDefault="0073184A" w:rsidP="00040CBA">
      <w:pPr>
        <w:pStyle w:val="BodyText"/>
        <w:rPr>
          <w:b/>
          <w:sz w:val="44"/>
        </w:rPr>
      </w:pPr>
    </w:p>
    <w:p w14:paraId="6C51509A" w14:textId="77777777" w:rsidR="0073184A" w:rsidRDefault="0073184A" w:rsidP="00040CBA">
      <w:pPr>
        <w:pStyle w:val="BodyText"/>
        <w:rPr>
          <w:b/>
          <w:sz w:val="44"/>
        </w:rPr>
      </w:pPr>
    </w:p>
    <w:p w14:paraId="068E2739" w14:textId="77777777" w:rsidR="0073184A" w:rsidRDefault="0073184A" w:rsidP="00040CBA">
      <w:pPr>
        <w:pStyle w:val="BodyText"/>
        <w:spacing w:before="96"/>
        <w:rPr>
          <w:b/>
          <w:sz w:val="44"/>
        </w:rPr>
      </w:pPr>
    </w:p>
    <w:p w14:paraId="7AEAA40B" w14:textId="77777777" w:rsidR="00B52FA6" w:rsidRDefault="00B52FA6" w:rsidP="00040CBA">
      <w:pPr>
        <w:pStyle w:val="Title"/>
        <w:spacing w:before="240"/>
        <w:ind w:left="0" w:right="0"/>
        <w:rPr>
          <w:sz w:val="36"/>
          <w:szCs w:val="36"/>
        </w:rPr>
      </w:pPr>
    </w:p>
    <w:p w14:paraId="1683722D" w14:textId="5F222C9E" w:rsidR="0073184A" w:rsidRPr="00E201D3" w:rsidDel="00E201D3" w:rsidRDefault="006D4F62" w:rsidP="00040CBA">
      <w:pPr>
        <w:pStyle w:val="Title"/>
        <w:spacing w:before="240"/>
        <w:ind w:left="0" w:right="0"/>
        <w:rPr>
          <w:moveFrom w:id="0" w:author="Admin" w:date="2024-04-23T08:40:00Z"/>
          <w:sz w:val="32"/>
          <w:szCs w:val="32"/>
          <w:rPrChange w:id="1" w:author="Admin" w:date="2024-04-23T08:40:00Z">
            <w:rPr>
              <w:moveFrom w:id="2" w:author="Admin" w:date="2024-04-23T08:40:00Z"/>
              <w:sz w:val="36"/>
              <w:szCs w:val="36"/>
            </w:rPr>
          </w:rPrChange>
        </w:rPr>
      </w:pPr>
      <w:moveFromRangeStart w:id="3" w:author="Admin" w:date="2024-04-23T08:40:00Z" w:name="move164754063"/>
      <w:moveFrom w:id="4" w:author="Admin" w:date="2024-04-23T08:40:00Z">
        <w:r w:rsidRPr="00E201D3" w:rsidDel="00E201D3">
          <w:rPr>
            <w:sz w:val="32"/>
            <w:szCs w:val="32"/>
            <w:rPrChange w:id="5" w:author="Admin" w:date="2024-04-23T08:40:00Z">
              <w:rPr>
                <w:sz w:val="36"/>
                <w:szCs w:val="36"/>
              </w:rPr>
            </w:rPrChange>
          </w:rPr>
          <w:t>BÁO</w:t>
        </w:r>
        <w:r w:rsidRPr="00E201D3" w:rsidDel="00E201D3">
          <w:rPr>
            <w:spacing w:val="-4"/>
            <w:sz w:val="32"/>
            <w:szCs w:val="32"/>
            <w:rPrChange w:id="6" w:author="Admin" w:date="2024-04-23T08:40:00Z">
              <w:rPr>
                <w:spacing w:val="-4"/>
                <w:sz w:val="36"/>
                <w:szCs w:val="36"/>
              </w:rPr>
            </w:rPrChange>
          </w:rPr>
          <w:t xml:space="preserve"> </w:t>
        </w:r>
        <w:r w:rsidRPr="00E201D3" w:rsidDel="00E201D3">
          <w:rPr>
            <w:spacing w:val="-5"/>
            <w:sz w:val="32"/>
            <w:szCs w:val="32"/>
            <w:rPrChange w:id="7" w:author="Admin" w:date="2024-04-23T08:40:00Z">
              <w:rPr>
                <w:spacing w:val="-5"/>
                <w:sz w:val="36"/>
                <w:szCs w:val="36"/>
              </w:rPr>
            </w:rPrChange>
          </w:rPr>
          <w:t>CÁO</w:t>
        </w:r>
      </w:moveFrom>
    </w:p>
    <w:moveFromRangeEnd w:id="3"/>
    <w:p w14:paraId="4BBFF23A" w14:textId="77777777" w:rsidR="0073184A" w:rsidRPr="00E201D3" w:rsidRDefault="006D4F62" w:rsidP="00040CBA">
      <w:pPr>
        <w:pStyle w:val="Title"/>
        <w:spacing w:before="3"/>
        <w:ind w:left="0" w:right="0"/>
        <w:rPr>
          <w:sz w:val="32"/>
          <w:szCs w:val="32"/>
          <w:rPrChange w:id="8" w:author="Admin" w:date="2024-04-23T08:40:00Z">
            <w:rPr>
              <w:sz w:val="36"/>
              <w:szCs w:val="36"/>
            </w:rPr>
          </w:rPrChange>
        </w:rPr>
      </w:pPr>
      <w:r w:rsidRPr="00E201D3">
        <w:rPr>
          <w:sz w:val="32"/>
          <w:szCs w:val="32"/>
          <w:rPrChange w:id="9" w:author="Admin" w:date="2024-04-23T08:40:00Z">
            <w:rPr>
              <w:sz w:val="36"/>
              <w:szCs w:val="36"/>
            </w:rPr>
          </w:rPrChange>
        </w:rPr>
        <w:t>KIẾN</w:t>
      </w:r>
      <w:r w:rsidRPr="00E201D3">
        <w:rPr>
          <w:spacing w:val="-16"/>
          <w:sz w:val="32"/>
          <w:szCs w:val="32"/>
          <w:rPrChange w:id="10" w:author="Admin" w:date="2024-04-23T08:40:00Z">
            <w:rPr>
              <w:spacing w:val="-16"/>
              <w:sz w:val="36"/>
              <w:szCs w:val="36"/>
            </w:rPr>
          </w:rPrChange>
        </w:rPr>
        <w:t xml:space="preserve"> </w:t>
      </w:r>
      <w:r w:rsidRPr="00E201D3">
        <w:rPr>
          <w:sz w:val="32"/>
          <w:szCs w:val="32"/>
          <w:rPrChange w:id="11" w:author="Admin" w:date="2024-04-23T08:40:00Z">
            <w:rPr>
              <w:sz w:val="36"/>
              <w:szCs w:val="36"/>
            </w:rPr>
          </w:rPrChange>
        </w:rPr>
        <w:t>TRÚC</w:t>
      </w:r>
      <w:r w:rsidRPr="00E201D3">
        <w:rPr>
          <w:spacing w:val="-16"/>
          <w:sz w:val="32"/>
          <w:szCs w:val="32"/>
          <w:rPrChange w:id="12" w:author="Admin" w:date="2024-04-23T08:40:00Z">
            <w:rPr>
              <w:spacing w:val="-16"/>
              <w:sz w:val="36"/>
              <w:szCs w:val="36"/>
            </w:rPr>
          </w:rPrChange>
        </w:rPr>
        <w:t xml:space="preserve"> </w:t>
      </w:r>
      <w:r w:rsidRPr="00E201D3">
        <w:rPr>
          <w:sz w:val="32"/>
          <w:szCs w:val="32"/>
          <w:rPrChange w:id="13" w:author="Admin" w:date="2024-04-23T08:40:00Z">
            <w:rPr>
              <w:sz w:val="36"/>
              <w:szCs w:val="36"/>
            </w:rPr>
          </w:rPrChange>
        </w:rPr>
        <w:t>VÀ</w:t>
      </w:r>
      <w:r w:rsidRPr="00E201D3">
        <w:rPr>
          <w:spacing w:val="-16"/>
          <w:sz w:val="32"/>
          <w:szCs w:val="32"/>
          <w:rPrChange w:id="14" w:author="Admin" w:date="2024-04-23T08:40:00Z">
            <w:rPr>
              <w:spacing w:val="-16"/>
              <w:sz w:val="36"/>
              <w:szCs w:val="36"/>
            </w:rPr>
          </w:rPrChange>
        </w:rPr>
        <w:t xml:space="preserve"> </w:t>
      </w:r>
      <w:r w:rsidRPr="00E201D3">
        <w:rPr>
          <w:sz w:val="32"/>
          <w:szCs w:val="32"/>
          <w:rPrChange w:id="15" w:author="Admin" w:date="2024-04-23T08:40:00Z">
            <w:rPr>
              <w:sz w:val="36"/>
              <w:szCs w:val="36"/>
            </w:rPr>
          </w:rPrChange>
        </w:rPr>
        <w:t>THIẾT</w:t>
      </w:r>
      <w:r w:rsidRPr="00E201D3">
        <w:rPr>
          <w:spacing w:val="-15"/>
          <w:sz w:val="32"/>
          <w:szCs w:val="32"/>
          <w:rPrChange w:id="16" w:author="Admin" w:date="2024-04-23T08:40:00Z">
            <w:rPr>
              <w:spacing w:val="-15"/>
              <w:sz w:val="36"/>
              <w:szCs w:val="36"/>
            </w:rPr>
          </w:rPrChange>
        </w:rPr>
        <w:t xml:space="preserve"> </w:t>
      </w:r>
      <w:r w:rsidRPr="00E201D3">
        <w:rPr>
          <w:sz w:val="32"/>
          <w:szCs w:val="32"/>
          <w:rPrChange w:id="17" w:author="Admin" w:date="2024-04-23T08:40:00Z">
            <w:rPr>
              <w:sz w:val="36"/>
              <w:szCs w:val="36"/>
            </w:rPr>
          </w:rPrChange>
        </w:rPr>
        <w:t>KẾ</w:t>
      </w:r>
      <w:r w:rsidRPr="00E201D3">
        <w:rPr>
          <w:spacing w:val="-8"/>
          <w:sz w:val="32"/>
          <w:szCs w:val="32"/>
          <w:rPrChange w:id="18" w:author="Admin" w:date="2024-04-23T08:40:00Z">
            <w:rPr>
              <w:spacing w:val="-8"/>
              <w:sz w:val="36"/>
              <w:szCs w:val="36"/>
            </w:rPr>
          </w:rPrChange>
        </w:rPr>
        <w:t xml:space="preserve"> </w:t>
      </w:r>
      <w:r w:rsidRPr="00E201D3">
        <w:rPr>
          <w:sz w:val="32"/>
          <w:szCs w:val="32"/>
          <w:rPrChange w:id="19" w:author="Admin" w:date="2024-04-23T08:40:00Z">
            <w:rPr>
              <w:sz w:val="36"/>
              <w:szCs w:val="36"/>
            </w:rPr>
          </w:rPrChange>
        </w:rPr>
        <w:t xml:space="preserve">PHẦN </w:t>
      </w:r>
      <w:r w:rsidRPr="00E201D3">
        <w:rPr>
          <w:spacing w:val="-4"/>
          <w:sz w:val="32"/>
          <w:szCs w:val="32"/>
          <w:rPrChange w:id="20" w:author="Admin" w:date="2024-04-23T08:40:00Z">
            <w:rPr>
              <w:spacing w:val="-4"/>
              <w:sz w:val="36"/>
              <w:szCs w:val="36"/>
            </w:rPr>
          </w:rPrChange>
        </w:rPr>
        <w:t>MỀM</w:t>
      </w:r>
    </w:p>
    <w:p w14:paraId="1DBC78A8" w14:textId="3D168FFA" w:rsidR="0073184A" w:rsidRDefault="0073184A" w:rsidP="00E201D3">
      <w:pPr>
        <w:pStyle w:val="BodyText"/>
        <w:spacing w:before="2" w:line="288" w:lineRule="auto"/>
        <w:rPr>
          <w:ins w:id="21" w:author="Admin" w:date="2024-04-23T08:40:00Z"/>
          <w:b/>
          <w:sz w:val="32"/>
          <w:szCs w:val="32"/>
        </w:rPr>
        <w:pPrChange w:id="22" w:author="Admin" w:date="2024-04-23T08:41:00Z">
          <w:pPr>
            <w:pStyle w:val="BodyText"/>
            <w:spacing w:before="2"/>
          </w:pPr>
        </w:pPrChange>
      </w:pPr>
    </w:p>
    <w:p w14:paraId="41AAF22E" w14:textId="72CB2A05" w:rsidR="00E201D3" w:rsidRPr="00515DF2" w:rsidDel="00E201D3" w:rsidRDefault="00E201D3" w:rsidP="00E201D3">
      <w:pPr>
        <w:pStyle w:val="Title"/>
        <w:spacing w:before="240" w:line="288" w:lineRule="auto"/>
        <w:ind w:left="0" w:right="0"/>
        <w:rPr>
          <w:del w:id="23" w:author="Admin" w:date="2024-04-23T08:40:00Z"/>
          <w:moveTo w:id="24" w:author="Admin" w:date="2024-04-23T08:40:00Z"/>
          <w:sz w:val="32"/>
          <w:szCs w:val="32"/>
        </w:rPr>
        <w:pPrChange w:id="25" w:author="Admin" w:date="2024-04-23T08:41:00Z">
          <w:pPr>
            <w:pStyle w:val="Title"/>
            <w:spacing w:before="240"/>
            <w:ind w:left="0" w:right="0"/>
          </w:pPr>
        </w:pPrChange>
      </w:pPr>
      <w:moveToRangeStart w:id="26" w:author="Admin" w:date="2024-04-23T08:40:00Z" w:name="move164754063"/>
      <w:moveTo w:id="27" w:author="Admin" w:date="2024-04-23T08:40:00Z">
        <w:r w:rsidRPr="00515DF2">
          <w:rPr>
            <w:sz w:val="32"/>
            <w:szCs w:val="32"/>
          </w:rPr>
          <w:t>B</w:t>
        </w:r>
      </w:moveTo>
      <w:ins w:id="28" w:author="Admin" w:date="2024-04-23T08:40:00Z">
        <w:r>
          <w:rPr>
            <w:spacing w:val="-5"/>
            <w:sz w:val="32"/>
            <w:szCs w:val="32"/>
            <w:lang w:val="en-US"/>
          </w:rPr>
          <w:t>ÀI TIỂU LUẬN</w:t>
        </w:r>
      </w:ins>
      <w:moveTo w:id="29" w:author="Admin" w:date="2024-04-23T08:40:00Z">
        <w:del w:id="30" w:author="Admin" w:date="2024-04-23T08:40:00Z">
          <w:r w:rsidRPr="00515DF2" w:rsidDel="00E201D3">
            <w:rPr>
              <w:sz w:val="32"/>
              <w:szCs w:val="32"/>
            </w:rPr>
            <w:delText>ÁO</w:delText>
          </w:r>
          <w:r w:rsidRPr="00515DF2" w:rsidDel="00E201D3">
            <w:rPr>
              <w:spacing w:val="-4"/>
              <w:sz w:val="32"/>
              <w:szCs w:val="32"/>
            </w:rPr>
            <w:delText xml:space="preserve"> </w:delText>
          </w:r>
          <w:r w:rsidRPr="00515DF2" w:rsidDel="00E201D3">
            <w:rPr>
              <w:spacing w:val="-5"/>
              <w:sz w:val="32"/>
              <w:szCs w:val="32"/>
            </w:rPr>
            <w:delText>CÁO</w:delText>
          </w:r>
        </w:del>
      </w:moveTo>
    </w:p>
    <w:moveToRangeEnd w:id="26"/>
    <w:p w14:paraId="259E36D9" w14:textId="77777777" w:rsidR="00E201D3" w:rsidRPr="00E201D3" w:rsidRDefault="00E201D3" w:rsidP="00E201D3">
      <w:pPr>
        <w:pStyle w:val="Title"/>
        <w:spacing w:before="240" w:line="288" w:lineRule="auto"/>
        <w:ind w:left="0" w:right="0"/>
        <w:rPr>
          <w:rPrChange w:id="31" w:author="Admin" w:date="2024-04-23T08:40:00Z">
            <w:rPr>
              <w:b/>
              <w:sz w:val="44"/>
            </w:rPr>
          </w:rPrChange>
        </w:rPr>
        <w:pPrChange w:id="32" w:author="Admin" w:date="2024-04-23T08:41:00Z">
          <w:pPr>
            <w:pStyle w:val="BodyText"/>
            <w:spacing w:before="2"/>
          </w:pPr>
        </w:pPrChange>
      </w:pPr>
    </w:p>
    <w:p w14:paraId="626D99D9" w14:textId="67538583" w:rsidR="0073184A" w:rsidRPr="00E201D3" w:rsidRDefault="006D4F62" w:rsidP="00E201D3">
      <w:pPr>
        <w:spacing w:line="288" w:lineRule="auto"/>
        <w:jc w:val="center"/>
        <w:rPr>
          <w:b/>
          <w:sz w:val="32"/>
          <w:szCs w:val="32"/>
          <w:rPrChange w:id="33" w:author="Admin" w:date="2024-04-23T08:40:00Z">
            <w:rPr>
              <w:b/>
              <w:sz w:val="32"/>
              <w:szCs w:val="32"/>
            </w:rPr>
          </w:rPrChange>
        </w:rPr>
        <w:pPrChange w:id="34" w:author="Admin" w:date="2024-04-23T08:41:00Z">
          <w:pPr>
            <w:spacing w:before="1"/>
            <w:jc w:val="center"/>
          </w:pPr>
        </w:pPrChange>
      </w:pPr>
      <w:r w:rsidRPr="00E201D3">
        <w:rPr>
          <w:b/>
          <w:sz w:val="32"/>
          <w:szCs w:val="32"/>
          <w:rPrChange w:id="35" w:author="Admin" w:date="2024-04-23T08:40:00Z">
            <w:rPr>
              <w:b/>
              <w:sz w:val="32"/>
              <w:szCs w:val="32"/>
            </w:rPr>
          </w:rPrChange>
        </w:rPr>
        <w:t>P</w:t>
      </w:r>
      <w:ins w:id="36" w:author="Admin" w:date="2024-04-23T08:41:00Z">
        <w:r w:rsidR="00E201D3">
          <w:rPr>
            <w:b/>
            <w:sz w:val="32"/>
            <w:szCs w:val="32"/>
            <w:lang w:val="en-US"/>
          </w:rPr>
          <w:t>h</w:t>
        </w:r>
      </w:ins>
      <w:del w:id="37" w:author="Admin" w:date="2024-04-23T08:41:00Z">
        <w:r w:rsidRPr="00E201D3" w:rsidDel="00E201D3">
          <w:rPr>
            <w:b/>
            <w:sz w:val="32"/>
            <w:szCs w:val="32"/>
            <w:rPrChange w:id="38" w:author="Admin" w:date="2024-04-23T08:40:00Z">
              <w:rPr>
                <w:b/>
                <w:sz w:val="32"/>
                <w:szCs w:val="32"/>
              </w:rPr>
            </w:rPrChange>
          </w:rPr>
          <w:delText>H</w:delText>
        </w:r>
      </w:del>
      <w:r w:rsidR="00E201D3" w:rsidRPr="00E201D3">
        <w:rPr>
          <w:b/>
          <w:sz w:val="32"/>
          <w:szCs w:val="32"/>
          <w:rPrChange w:id="39" w:author="Admin" w:date="2024-04-23T08:40:00Z">
            <w:rPr>
              <w:b/>
              <w:sz w:val="32"/>
              <w:szCs w:val="32"/>
            </w:rPr>
          </w:rPrChange>
        </w:rPr>
        <w:t>át</w:t>
      </w:r>
      <w:r w:rsidRPr="00E201D3">
        <w:rPr>
          <w:b/>
          <w:spacing w:val="-22"/>
          <w:sz w:val="32"/>
          <w:szCs w:val="32"/>
          <w:rPrChange w:id="40" w:author="Admin" w:date="2024-04-23T08:40:00Z">
            <w:rPr>
              <w:b/>
              <w:spacing w:val="-22"/>
              <w:sz w:val="32"/>
              <w:szCs w:val="32"/>
            </w:rPr>
          </w:rPrChange>
        </w:rPr>
        <w:t xml:space="preserve"> </w:t>
      </w:r>
      <w:r w:rsidR="00E201D3" w:rsidRPr="00E201D3">
        <w:rPr>
          <w:b/>
          <w:sz w:val="32"/>
          <w:szCs w:val="32"/>
          <w:rPrChange w:id="41" w:author="Admin" w:date="2024-04-23T08:40:00Z">
            <w:rPr>
              <w:b/>
              <w:sz w:val="32"/>
              <w:szCs w:val="32"/>
            </w:rPr>
          </w:rPrChange>
        </w:rPr>
        <w:t>triển</w:t>
      </w:r>
      <w:r w:rsidRPr="00E201D3">
        <w:rPr>
          <w:b/>
          <w:spacing w:val="-9"/>
          <w:sz w:val="32"/>
          <w:szCs w:val="32"/>
          <w:rPrChange w:id="42" w:author="Admin" w:date="2024-04-23T08:40:00Z">
            <w:rPr>
              <w:b/>
              <w:spacing w:val="-9"/>
              <w:sz w:val="32"/>
              <w:szCs w:val="32"/>
            </w:rPr>
          </w:rPrChange>
        </w:rPr>
        <w:t xml:space="preserve"> </w:t>
      </w:r>
      <w:r w:rsidR="00E201D3" w:rsidRPr="00E201D3">
        <w:rPr>
          <w:b/>
          <w:sz w:val="32"/>
          <w:szCs w:val="32"/>
          <w:rPrChange w:id="43" w:author="Admin" w:date="2024-04-23T08:40:00Z">
            <w:rPr>
              <w:b/>
              <w:sz w:val="32"/>
              <w:szCs w:val="32"/>
            </w:rPr>
          </w:rPrChange>
        </w:rPr>
        <w:t>hệ</w:t>
      </w:r>
      <w:r w:rsidRPr="00E201D3">
        <w:rPr>
          <w:b/>
          <w:spacing w:val="-16"/>
          <w:sz w:val="32"/>
          <w:szCs w:val="32"/>
          <w:rPrChange w:id="44" w:author="Admin" w:date="2024-04-23T08:40:00Z">
            <w:rPr>
              <w:b/>
              <w:spacing w:val="-16"/>
              <w:sz w:val="32"/>
              <w:szCs w:val="32"/>
            </w:rPr>
          </w:rPrChange>
        </w:rPr>
        <w:t xml:space="preserve"> </w:t>
      </w:r>
      <w:r w:rsidR="00E201D3" w:rsidRPr="00E201D3">
        <w:rPr>
          <w:b/>
          <w:sz w:val="32"/>
          <w:szCs w:val="32"/>
          <w:rPrChange w:id="45" w:author="Admin" w:date="2024-04-23T08:40:00Z">
            <w:rPr>
              <w:b/>
              <w:sz w:val="32"/>
              <w:szCs w:val="32"/>
            </w:rPr>
          </w:rPrChange>
        </w:rPr>
        <w:t>thống</w:t>
      </w:r>
      <w:r w:rsidRPr="00E201D3">
        <w:rPr>
          <w:b/>
          <w:spacing w:val="-8"/>
          <w:sz w:val="32"/>
          <w:szCs w:val="32"/>
          <w:rPrChange w:id="46" w:author="Admin" w:date="2024-04-23T08:40:00Z">
            <w:rPr>
              <w:b/>
              <w:spacing w:val="-8"/>
              <w:sz w:val="32"/>
              <w:szCs w:val="32"/>
            </w:rPr>
          </w:rPrChange>
        </w:rPr>
        <w:t xml:space="preserve"> </w:t>
      </w:r>
      <w:ins w:id="47" w:author="Admin" w:date="2024-04-23T08:41:00Z">
        <w:r w:rsidR="00E201D3">
          <w:rPr>
            <w:b/>
            <w:spacing w:val="-2"/>
            <w:sz w:val="32"/>
            <w:szCs w:val="32"/>
            <w:lang w:val="en-US"/>
          </w:rPr>
          <w:t>E</w:t>
        </w:r>
      </w:ins>
      <w:del w:id="48" w:author="Admin" w:date="2024-04-23T08:41:00Z">
        <w:r w:rsidR="00E201D3" w:rsidRPr="00E201D3" w:rsidDel="00E201D3">
          <w:rPr>
            <w:b/>
            <w:spacing w:val="-2"/>
            <w:sz w:val="32"/>
            <w:szCs w:val="32"/>
            <w:rPrChange w:id="49" w:author="Admin" w:date="2024-04-23T08:40:00Z">
              <w:rPr>
                <w:b/>
                <w:spacing w:val="-2"/>
                <w:sz w:val="32"/>
                <w:szCs w:val="32"/>
              </w:rPr>
            </w:rPrChange>
          </w:rPr>
          <w:delText>e</w:delText>
        </w:r>
      </w:del>
      <w:r w:rsidR="00E201D3" w:rsidRPr="00E201D3">
        <w:rPr>
          <w:b/>
          <w:spacing w:val="-2"/>
          <w:sz w:val="32"/>
          <w:szCs w:val="32"/>
          <w:rPrChange w:id="50" w:author="Admin" w:date="2024-04-23T08:40:00Z">
            <w:rPr>
              <w:b/>
              <w:spacing w:val="-2"/>
              <w:sz w:val="32"/>
              <w:szCs w:val="32"/>
            </w:rPr>
          </w:rPrChange>
        </w:rPr>
        <w:t>comsys</w:t>
      </w:r>
    </w:p>
    <w:p w14:paraId="21B40B5A" w14:textId="77777777" w:rsidR="0073184A" w:rsidRDefault="0073184A" w:rsidP="00040CBA">
      <w:pPr>
        <w:pStyle w:val="BodyText"/>
        <w:rPr>
          <w:b/>
          <w:sz w:val="40"/>
        </w:rPr>
      </w:pPr>
    </w:p>
    <w:p w14:paraId="1324364B" w14:textId="77777777" w:rsidR="0073184A" w:rsidRDefault="0073184A" w:rsidP="00040CBA">
      <w:pPr>
        <w:pStyle w:val="BodyText"/>
        <w:rPr>
          <w:b/>
          <w:sz w:val="40"/>
        </w:rPr>
      </w:pPr>
    </w:p>
    <w:p w14:paraId="6F43905E" w14:textId="77777777" w:rsidR="0073184A" w:rsidRDefault="0073184A" w:rsidP="00040CBA">
      <w:pPr>
        <w:pStyle w:val="BodyText"/>
        <w:spacing w:before="196"/>
        <w:rPr>
          <w:b/>
          <w:sz w:val="40"/>
        </w:rPr>
      </w:pPr>
    </w:p>
    <w:p w14:paraId="5DE16238" w14:textId="51102298" w:rsidR="00B52FA6" w:rsidRPr="00B52FA6" w:rsidRDefault="006D4F62" w:rsidP="00040CBA">
      <w:pPr>
        <w:spacing w:before="1" w:line="417" w:lineRule="auto"/>
        <w:ind w:left="2835"/>
        <w:rPr>
          <w:b/>
          <w:sz w:val="28"/>
          <w:lang w:val="en-US"/>
        </w:rPr>
      </w:pPr>
      <w:r>
        <w:rPr>
          <w:b/>
          <w:sz w:val="28"/>
        </w:rPr>
        <w:t>Họ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tên:</w:t>
      </w:r>
      <w:r>
        <w:rPr>
          <w:b/>
          <w:spacing w:val="-13"/>
          <w:sz w:val="28"/>
        </w:rPr>
        <w:t xml:space="preserve"> </w:t>
      </w:r>
      <w:r w:rsidR="00B52FA6">
        <w:rPr>
          <w:b/>
          <w:sz w:val="28"/>
          <w:lang w:val="en-US"/>
        </w:rPr>
        <w:t>Trần Vân Anh</w:t>
      </w:r>
    </w:p>
    <w:p w14:paraId="51BF9B36" w14:textId="48620ADD" w:rsidR="00B52FA6" w:rsidRDefault="006D4F62" w:rsidP="00040CBA">
      <w:pPr>
        <w:spacing w:before="1" w:line="417" w:lineRule="auto"/>
        <w:ind w:left="2835"/>
        <w:rPr>
          <w:b/>
          <w:sz w:val="28"/>
        </w:rPr>
      </w:pPr>
      <w:r>
        <w:rPr>
          <w:b/>
          <w:sz w:val="28"/>
        </w:rPr>
        <w:t>Mã sinh viên: B20DCCN</w:t>
      </w:r>
      <w:r w:rsidR="00B52FA6">
        <w:rPr>
          <w:b/>
          <w:sz w:val="28"/>
          <w:lang w:val="en-US"/>
        </w:rPr>
        <w:t>075</w:t>
      </w:r>
      <w:r>
        <w:rPr>
          <w:b/>
          <w:sz w:val="28"/>
        </w:rPr>
        <w:t xml:space="preserve"> </w:t>
      </w:r>
    </w:p>
    <w:p w14:paraId="0E065E09" w14:textId="39A0DEFA" w:rsidR="0073184A" w:rsidRDefault="006D4F62" w:rsidP="00040CBA">
      <w:pPr>
        <w:spacing w:before="1" w:line="417" w:lineRule="auto"/>
        <w:ind w:left="2835"/>
        <w:rPr>
          <w:b/>
          <w:sz w:val="28"/>
        </w:rPr>
      </w:pPr>
      <w:r>
        <w:rPr>
          <w:b/>
          <w:sz w:val="28"/>
        </w:rPr>
        <w:t xml:space="preserve">Lớp: </w:t>
      </w:r>
      <w:r w:rsidR="00B52FA6">
        <w:rPr>
          <w:b/>
          <w:sz w:val="28"/>
          <w:lang w:val="en-US"/>
        </w:rPr>
        <w:t>D</w:t>
      </w:r>
      <w:r>
        <w:rPr>
          <w:b/>
          <w:sz w:val="28"/>
        </w:rPr>
        <w:t>20C</w:t>
      </w:r>
      <w:r w:rsidR="00B52FA6">
        <w:rPr>
          <w:b/>
          <w:sz w:val="28"/>
          <w:lang w:val="en-US"/>
        </w:rPr>
        <w:t>NPM</w:t>
      </w:r>
      <w:r>
        <w:rPr>
          <w:b/>
          <w:sz w:val="28"/>
        </w:rPr>
        <w:t>0</w:t>
      </w:r>
      <w:r w:rsidR="00B52FA6">
        <w:rPr>
          <w:b/>
          <w:sz w:val="28"/>
          <w:lang w:val="en-US"/>
        </w:rPr>
        <w:t>2</w:t>
      </w:r>
    </w:p>
    <w:p w14:paraId="25524AB9" w14:textId="18790EF8" w:rsidR="0073184A" w:rsidRPr="00B52FA6" w:rsidRDefault="006D4F62" w:rsidP="00040CBA">
      <w:pPr>
        <w:spacing w:before="9"/>
        <w:ind w:left="2835"/>
        <w:rPr>
          <w:b/>
          <w:sz w:val="28"/>
          <w:lang w:val="en-US"/>
        </w:rPr>
      </w:pPr>
      <w:r>
        <w:rPr>
          <w:b/>
          <w:sz w:val="28"/>
        </w:rPr>
        <w:t>Nhóm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bài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tập:</w:t>
      </w:r>
      <w:r>
        <w:rPr>
          <w:b/>
          <w:spacing w:val="-5"/>
          <w:sz w:val="28"/>
        </w:rPr>
        <w:t xml:space="preserve"> 0</w:t>
      </w:r>
      <w:r w:rsidR="00B52FA6">
        <w:rPr>
          <w:b/>
          <w:spacing w:val="-5"/>
          <w:sz w:val="28"/>
          <w:lang w:val="en-US"/>
        </w:rPr>
        <w:t>2</w:t>
      </w:r>
    </w:p>
    <w:p w14:paraId="610971AC" w14:textId="77777777" w:rsidR="0073184A" w:rsidRDefault="0073184A" w:rsidP="00040CBA">
      <w:pPr>
        <w:pStyle w:val="BodyText"/>
        <w:rPr>
          <w:b/>
        </w:rPr>
      </w:pPr>
    </w:p>
    <w:p w14:paraId="425AC4DA" w14:textId="77777777" w:rsidR="0073184A" w:rsidRDefault="0073184A" w:rsidP="00040CBA">
      <w:pPr>
        <w:pStyle w:val="BodyText"/>
        <w:rPr>
          <w:b/>
        </w:rPr>
      </w:pPr>
    </w:p>
    <w:p w14:paraId="2F3EB238" w14:textId="77777777" w:rsidR="0073184A" w:rsidRDefault="0073184A" w:rsidP="00040CBA">
      <w:pPr>
        <w:pStyle w:val="BodyText"/>
        <w:rPr>
          <w:b/>
        </w:rPr>
      </w:pPr>
    </w:p>
    <w:p w14:paraId="1347CBB7" w14:textId="4D5FB096" w:rsidR="0073184A" w:rsidRDefault="0073184A" w:rsidP="00040CBA">
      <w:pPr>
        <w:pStyle w:val="BodyText"/>
        <w:rPr>
          <w:b/>
        </w:rPr>
      </w:pPr>
    </w:p>
    <w:p w14:paraId="6B063831" w14:textId="4EE93E33" w:rsidR="00B52FA6" w:rsidRDefault="00B52FA6" w:rsidP="00040CBA">
      <w:pPr>
        <w:pStyle w:val="BodyText"/>
        <w:rPr>
          <w:b/>
        </w:rPr>
      </w:pPr>
    </w:p>
    <w:p w14:paraId="65041CDE" w14:textId="69D45187" w:rsidR="00B52FA6" w:rsidRDefault="00B52FA6" w:rsidP="00040CBA">
      <w:pPr>
        <w:pStyle w:val="BodyText"/>
        <w:rPr>
          <w:b/>
        </w:rPr>
      </w:pPr>
    </w:p>
    <w:p w14:paraId="01480152" w14:textId="42674CDA" w:rsidR="00B52FA6" w:rsidRDefault="00B52FA6" w:rsidP="00040CBA">
      <w:pPr>
        <w:pStyle w:val="BodyText"/>
        <w:rPr>
          <w:b/>
        </w:rPr>
      </w:pPr>
    </w:p>
    <w:p w14:paraId="2CB8D9CC" w14:textId="77777777" w:rsidR="00BD06E8" w:rsidRDefault="00BD06E8" w:rsidP="00040CBA">
      <w:pPr>
        <w:spacing w:before="1"/>
        <w:ind w:right="1550"/>
        <w:jc w:val="center"/>
        <w:rPr>
          <w:b/>
          <w:sz w:val="28"/>
        </w:rPr>
      </w:pPr>
    </w:p>
    <w:p w14:paraId="665EE7E7" w14:textId="77777777" w:rsidR="00BD06E8" w:rsidDel="00E201D3" w:rsidRDefault="00BD06E8" w:rsidP="00040CBA">
      <w:pPr>
        <w:spacing w:before="1"/>
        <w:ind w:right="1550"/>
        <w:jc w:val="center"/>
        <w:rPr>
          <w:del w:id="51" w:author="Admin" w:date="2024-04-23T08:41:00Z"/>
          <w:b/>
          <w:sz w:val="28"/>
        </w:rPr>
      </w:pPr>
    </w:p>
    <w:p w14:paraId="520393EE" w14:textId="77777777" w:rsidR="00BD06E8" w:rsidRDefault="00BD06E8" w:rsidP="00E201D3">
      <w:pPr>
        <w:spacing w:before="1"/>
        <w:ind w:right="1550"/>
        <w:rPr>
          <w:b/>
          <w:sz w:val="28"/>
        </w:rPr>
        <w:pPrChange w:id="52" w:author="Admin" w:date="2024-04-23T08:41:00Z">
          <w:pPr>
            <w:spacing w:before="1"/>
            <w:ind w:right="1550"/>
            <w:jc w:val="center"/>
          </w:pPr>
        </w:pPrChange>
      </w:pPr>
    </w:p>
    <w:p w14:paraId="3FF00DBA" w14:textId="77777777" w:rsidR="00E201D3" w:rsidRDefault="00E201D3" w:rsidP="00040CBA">
      <w:pPr>
        <w:spacing w:before="1"/>
        <w:ind w:right="1550"/>
        <w:jc w:val="center"/>
        <w:rPr>
          <w:ins w:id="53" w:author="Admin" w:date="2024-04-23T08:40:00Z"/>
          <w:b/>
          <w:sz w:val="28"/>
        </w:rPr>
      </w:pPr>
    </w:p>
    <w:p w14:paraId="05405E54" w14:textId="09FCBD1F" w:rsidR="0073184A" w:rsidRDefault="006D4F62" w:rsidP="00E201D3">
      <w:pPr>
        <w:spacing w:before="1"/>
        <w:ind w:right="1550"/>
        <w:jc w:val="center"/>
        <w:rPr>
          <w:b/>
          <w:sz w:val="28"/>
        </w:rPr>
        <w:pPrChange w:id="54" w:author="Admin" w:date="2024-04-23T08:40:00Z">
          <w:pPr>
            <w:spacing w:before="1"/>
            <w:ind w:right="1550"/>
            <w:jc w:val="center"/>
          </w:pPr>
        </w:pPrChange>
      </w:pPr>
      <w:r>
        <w:rPr>
          <w:b/>
          <w:sz w:val="28"/>
        </w:rPr>
        <w:t>Hà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Nội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2024</w:t>
      </w:r>
    </w:p>
    <w:p w14:paraId="1EDDD64A" w14:textId="77777777" w:rsidR="0073184A" w:rsidRDefault="0073184A" w:rsidP="00040CBA">
      <w:pPr>
        <w:jc w:val="center"/>
        <w:rPr>
          <w:sz w:val="28"/>
        </w:rPr>
      </w:pPr>
    </w:p>
    <w:p w14:paraId="2C6C6EFA" w14:textId="77777777" w:rsidR="00BD06E8" w:rsidRDefault="00BD06E8" w:rsidP="00040CBA">
      <w:pPr>
        <w:jc w:val="center"/>
        <w:rPr>
          <w:sz w:val="28"/>
        </w:rPr>
      </w:pPr>
    </w:p>
    <w:p w14:paraId="116F6F78" w14:textId="3F72A68E" w:rsidR="00BD06E8" w:rsidRDefault="00BD06E8" w:rsidP="00040CBA">
      <w:pPr>
        <w:jc w:val="center"/>
        <w:rPr>
          <w:sz w:val="28"/>
        </w:rPr>
        <w:sectPr w:rsidR="00BD06E8" w:rsidSect="00BD06E8">
          <w:type w:val="continuous"/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7B1415D9" w14:textId="77777777" w:rsidR="0073184A" w:rsidRDefault="006D4F62" w:rsidP="00040CBA">
      <w:pPr>
        <w:pStyle w:val="ListParagraph"/>
        <w:numPr>
          <w:ilvl w:val="0"/>
          <w:numId w:val="11"/>
        </w:numPr>
        <w:spacing w:before="57" w:line="256" w:lineRule="auto"/>
        <w:ind w:left="0" w:right="-1" w:firstLine="0"/>
        <w:jc w:val="left"/>
        <w:rPr>
          <w:b/>
          <w:sz w:val="28"/>
        </w:rPr>
      </w:pPr>
      <w:r>
        <w:rPr>
          <w:b/>
          <w:sz w:val="28"/>
        </w:rPr>
        <w:lastRenderedPageBreak/>
        <w:t>Mô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tả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bằng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dạng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Bảng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ngôn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ngữ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nhiên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năng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phi chức năng của Hệ thống ecomSys.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5"/>
        <w:gridCol w:w="2181"/>
        <w:gridCol w:w="5751"/>
      </w:tblGrid>
      <w:tr w:rsidR="00BD06E8" w:rsidRPr="006738AB" w14:paraId="5D754ED9" w14:textId="77777777" w:rsidTr="00515DF2"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04397" w14:textId="77777777" w:rsidR="00BD06E8" w:rsidRPr="00040CBA" w:rsidRDefault="00BD06E8" w:rsidP="00040CBA">
            <w:pPr>
              <w:jc w:val="center"/>
              <w:rPr>
                <w:b/>
                <w:bCs/>
                <w:sz w:val="28"/>
                <w:szCs w:val="28"/>
              </w:rPr>
            </w:pPr>
            <w:r w:rsidRPr="00040CBA">
              <w:rPr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DCCBF" w14:textId="77777777" w:rsidR="00BD06E8" w:rsidRPr="00040CBA" w:rsidRDefault="00BD06E8" w:rsidP="00040CBA">
            <w:pPr>
              <w:ind w:left="62"/>
              <w:rPr>
                <w:b/>
                <w:bCs/>
                <w:sz w:val="28"/>
                <w:szCs w:val="28"/>
              </w:rPr>
            </w:pPr>
            <w:r w:rsidRPr="00040CBA">
              <w:rPr>
                <w:b/>
                <w:bCs/>
                <w:sz w:val="28"/>
                <w:szCs w:val="28"/>
              </w:rPr>
              <w:t>Functionalities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B3DF" w14:textId="6E4EFE8E" w:rsidR="00BD06E8" w:rsidRPr="00040CBA" w:rsidRDefault="00BD06E8" w:rsidP="00040CBA">
            <w:pPr>
              <w:jc w:val="center"/>
              <w:rPr>
                <w:b/>
                <w:bCs/>
                <w:sz w:val="28"/>
                <w:szCs w:val="28"/>
              </w:rPr>
            </w:pPr>
            <w:r w:rsidRPr="00040CBA">
              <w:rPr>
                <w:b/>
                <w:bCs/>
                <w:sz w:val="28"/>
                <w:szCs w:val="28"/>
              </w:rPr>
              <w:t>Detailed Description</w:t>
            </w:r>
          </w:p>
        </w:tc>
      </w:tr>
      <w:tr w:rsidR="00BD06E8" w:rsidRPr="006738AB" w14:paraId="4F0B965E" w14:textId="77777777" w:rsidTr="00515DF2">
        <w:trPr>
          <w:trHeight w:val="333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EB6B1" w14:textId="77777777" w:rsidR="00BD06E8" w:rsidRPr="006738AB" w:rsidRDefault="00BD06E8" w:rsidP="00040CBA">
            <w:pPr>
              <w:rPr>
                <w:sz w:val="28"/>
                <w:szCs w:val="28"/>
              </w:rPr>
            </w:pPr>
            <w:r w:rsidRPr="006738AB">
              <w:rPr>
                <w:sz w:val="28"/>
                <w:szCs w:val="28"/>
              </w:rPr>
              <w:t>Customer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398AA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Tìm Kiếm (Search)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48F0C" w14:textId="77777777" w:rsidR="00BD06E8" w:rsidRPr="006738AB" w:rsidRDefault="00BD06E8" w:rsidP="00040CBA">
            <w:pPr>
              <w:pStyle w:val="ListParagraph"/>
              <w:numPr>
                <w:ilvl w:val="0"/>
                <w:numId w:val="12"/>
              </w:numPr>
              <w:spacing w:before="100" w:beforeAutospacing="1" w:line="256" w:lineRule="auto"/>
              <w:contextualSpacing/>
              <w:rPr>
                <w:sz w:val="28"/>
                <w:szCs w:val="28"/>
              </w:rPr>
            </w:pPr>
            <w:r w:rsidRPr="006738AB">
              <w:rPr>
                <w:rStyle w:val="15"/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</w:rPr>
              <w:t>By Browser</w:t>
            </w:r>
            <w:r w:rsidRPr="006738AB">
              <w:rPr>
                <w:rFonts w:eastAsia="Calibri"/>
                <w:sz w:val="28"/>
                <w:szCs w:val="28"/>
              </w:rPr>
              <w:t>: Người sử dụng có thể duyệt trên web và chọn mặt hàng mình muốn để thêm vào giỏ hàng. Người sử dụng có thể xem chi tiết mặt hàng.</w:t>
            </w:r>
          </w:p>
          <w:p w14:paraId="0000784F" w14:textId="77777777" w:rsidR="00BD06E8" w:rsidRPr="006738AB" w:rsidRDefault="00BD06E8" w:rsidP="00040CBA">
            <w:pPr>
              <w:pStyle w:val="ListParagraph"/>
              <w:numPr>
                <w:ilvl w:val="0"/>
                <w:numId w:val="12"/>
              </w:numPr>
              <w:spacing w:before="100" w:beforeAutospacing="1" w:line="256" w:lineRule="auto"/>
              <w:contextualSpacing/>
              <w:rPr>
                <w:sz w:val="28"/>
                <w:szCs w:val="28"/>
              </w:rPr>
            </w:pPr>
            <w:r w:rsidRPr="006738AB">
              <w:rPr>
                <w:rStyle w:val="15"/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</w:rPr>
              <w:t>By Keyword</w:t>
            </w:r>
            <w:r w:rsidRPr="006738AB">
              <w:rPr>
                <w:rFonts w:eastAsia="Calibri"/>
                <w:sz w:val="28"/>
                <w:szCs w:val="28"/>
              </w:rPr>
              <w:t>: Tìm kiếm sản phẩm thông qua từ khóa.</w:t>
            </w:r>
          </w:p>
          <w:p w14:paraId="2D1423FA" w14:textId="77777777" w:rsidR="00BD06E8" w:rsidRPr="006738AB" w:rsidRDefault="00BD06E8" w:rsidP="00040CBA">
            <w:pPr>
              <w:pStyle w:val="ListParagraph"/>
              <w:numPr>
                <w:ilvl w:val="0"/>
                <w:numId w:val="12"/>
              </w:numPr>
              <w:spacing w:before="100" w:beforeAutospacing="1" w:line="256" w:lineRule="auto"/>
              <w:contextualSpacing/>
              <w:rPr>
                <w:sz w:val="28"/>
                <w:szCs w:val="28"/>
              </w:rPr>
            </w:pPr>
            <w:r w:rsidRPr="006738AB">
              <w:rPr>
                <w:rStyle w:val="15"/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</w:rPr>
              <w:t>By Image</w:t>
            </w:r>
            <w:r w:rsidRPr="006738AB">
              <w:rPr>
                <w:rFonts w:eastAsia="Calibri"/>
                <w:sz w:val="28"/>
                <w:szCs w:val="28"/>
              </w:rPr>
              <w:t>: Tìm kiếm sản phẩm bằng cách tải hình ảnh của sản phẩm.</w:t>
            </w:r>
          </w:p>
          <w:p w14:paraId="78B4E6EA" w14:textId="77777777" w:rsidR="00BD06E8" w:rsidRPr="006738AB" w:rsidRDefault="00BD06E8" w:rsidP="00040CBA">
            <w:pPr>
              <w:pStyle w:val="ListParagraph"/>
              <w:numPr>
                <w:ilvl w:val="0"/>
                <w:numId w:val="12"/>
              </w:numPr>
              <w:spacing w:before="100" w:beforeAutospacing="1" w:line="256" w:lineRule="auto"/>
              <w:contextualSpacing/>
              <w:rPr>
                <w:sz w:val="28"/>
                <w:szCs w:val="28"/>
              </w:rPr>
            </w:pPr>
            <w:r w:rsidRPr="006738AB">
              <w:rPr>
                <w:rStyle w:val="15"/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</w:rPr>
              <w:t>By Voice</w:t>
            </w:r>
            <w:r w:rsidRPr="006738AB">
              <w:rPr>
                <w:rFonts w:eastAsia="Calibri"/>
                <w:sz w:val="28"/>
                <w:szCs w:val="28"/>
              </w:rPr>
              <w:t>: Tìm kiếm sản phẩm bằng cách nói tên hoặc mã của sản phẩm.</w:t>
            </w:r>
          </w:p>
        </w:tc>
      </w:tr>
      <w:tr w:rsidR="00BD06E8" w:rsidRPr="006738AB" w14:paraId="5CC90E85" w14:textId="77777777" w:rsidTr="00515DF2">
        <w:trPr>
          <w:trHeight w:val="344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47BA1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77D0B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Thêm Vào Giỏ Hàng (Add to Cart)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4F99F" w14:textId="77777777" w:rsidR="00BD06E8" w:rsidRPr="006738AB" w:rsidRDefault="00BD06E8" w:rsidP="00040CBA">
            <w:pPr>
              <w:rPr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Thêm sản phẩm vào giỏ hàng.</w:t>
            </w:r>
          </w:p>
        </w:tc>
      </w:tr>
      <w:tr w:rsidR="00BD06E8" w:rsidRPr="006738AB" w14:paraId="6D540D88" w14:textId="77777777" w:rsidTr="00515DF2">
        <w:trPr>
          <w:trHeight w:val="11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EE247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B8F18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Thanh Toán (Pay)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4245" w14:textId="77777777" w:rsidR="00BD06E8" w:rsidRPr="006738AB" w:rsidRDefault="00BD06E8" w:rsidP="00040CBA">
            <w:pPr>
              <w:rPr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Thực hiện thanh toán sản phẩm</w:t>
            </w:r>
          </w:p>
        </w:tc>
      </w:tr>
      <w:tr w:rsidR="00BD06E8" w:rsidRPr="006738AB" w14:paraId="0691B965" w14:textId="77777777" w:rsidTr="00515DF2">
        <w:trPr>
          <w:trHeight w:val="311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80AA6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6009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Đặt Hàng (Order)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4263" w14:textId="77777777" w:rsidR="00BD06E8" w:rsidRPr="006738AB" w:rsidRDefault="00BD06E8" w:rsidP="00040CBA">
            <w:pPr>
              <w:rPr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Đặt hàng và theo dõi trạng thái đơn hàng.</w:t>
            </w:r>
          </w:p>
        </w:tc>
      </w:tr>
      <w:tr w:rsidR="00BD06E8" w:rsidRPr="006738AB" w14:paraId="6C00CEA0" w14:textId="77777777" w:rsidTr="00515DF2">
        <w:trPr>
          <w:trHeight w:val="311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FA9C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7FEDF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Vận Chuyển (Shipping)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9A6CD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Xem chi tiết và tùy chọn giao hàng.</w:t>
            </w:r>
          </w:p>
        </w:tc>
      </w:tr>
      <w:tr w:rsidR="00BD06E8" w:rsidRPr="006738AB" w14:paraId="1994C895" w14:textId="77777777" w:rsidTr="00515DF2">
        <w:trPr>
          <w:trHeight w:val="21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3CD41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61DA5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Xem sách (View Book)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BED20" w14:textId="77777777" w:rsidR="00BD06E8" w:rsidRPr="006738AB" w:rsidRDefault="00BD06E8" w:rsidP="00040CBA">
            <w:pPr>
              <w:rPr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Xem các sách đang có sẵn</w:t>
            </w:r>
          </w:p>
        </w:tc>
      </w:tr>
      <w:tr w:rsidR="00BD06E8" w:rsidRPr="006738AB" w14:paraId="0C9741AB" w14:textId="77777777" w:rsidTr="00515DF2">
        <w:trPr>
          <w:trHeight w:val="15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BB71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6CA8C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Đăng Ký (Customer Registration)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374C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Đăng ký tài khoản trên website</w:t>
            </w:r>
          </w:p>
        </w:tc>
      </w:tr>
      <w:tr w:rsidR="00BD06E8" w:rsidRPr="006738AB" w14:paraId="7EA723F8" w14:textId="77777777" w:rsidTr="00515DF2">
        <w:trPr>
          <w:trHeight w:val="15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EF58B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EA6B8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Đăng Nhập (Customer Login)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B6CA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Đăng nhập vào hệ thống.</w:t>
            </w:r>
          </w:p>
        </w:tc>
      </w:tr>
      <w:tr w:rsidR="00BD06E8" w:rsidRPr="006738AB" w14:paraId="20ACFFA5" w14:textId="77777777" w:rsidTr="00515DF2">
        <w:trPr>
          <w:trHeight w:val="15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BD0F6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4E8C" w14:textId="77777777" w:rsidR="00BD06E8" w:rsidRPr="00040CBA" w:rsidRDefault="00BD06E8" w:rsidP="00040CBA">
            <w:pPr>
              <w:pStyle w:val="ListParagraph"/>
              <w:numPr>
                <w:ilvl w:val="0"/>
                <w:numId w:val="15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Thay Đổi Mật Khẩu (Change Password)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4154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Thay đổi mật khẩu tài khoản.</w:t>
            </w:r>
          </w:p>
        </w:tc>
      </w:tr>
      <w:tr w:rsidR="00BD06E8" w:rsidRPr="006738AB" w14:paraId="11E1DE78" w14:textId="77777777" w:rsidTr="00515DF2"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82566" w14:textId="77777777" w:rsidR="00BD06E8" w:rsidRPr="006738AB" w:rsidRDefault="00BD06E8" w:rsidP="00040CBA">
            <w:pPr>
              <w:rPr>
                <w:sz w:val="28"/>
                <w:szCs w:val="28"/>
              </w:rPr>
            </w:pPr>
            <w:r w:rsidRPr="006738AB">
              <w:rPr>
                <w:sz w:val="28"/>
                <w:szCs w:val="28"/>
              </w:rPr>
              <w:t>Admin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F8655" w14:textId="77777777" w:rsidR="00BD06E8" w:rsidRPr="00040CBA" w:rsidRDefault="00BD06E8" w:rsidP="00040CBA">
            <w:pPr>
              <w:pStyle w:val="ListParagraph"/>
              <w:numPr>
                <w:ilvl w:val="0"/>
                <w:numId w:val="14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Quản lý sách (Manage Book)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14146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Có thể thêm, chỉnh sửa, xem và xóa sách.</w:t>
            </w:r>
          </w:p>
        </w:tc>
      </w:tr>
      <w:tr w:rsidR="00BD06E8" w:rsidRPr="006738AB" w14:paraId="3D5FADBA" w14:textId="77777777" w:rsidTr="00515DF2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05260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E9DD" w14:textId="77777777" w:rsidR="00BD06E8" w:rsidRPr="00040CBA" w:rsidRDefault="00BD06E8" w:rsidP="00040CBA">
            <w:pPr>
              <w:pStyle w:val="ListParagraph"/>
              <w:numPr>
                <w:ilvl w:val="0"/>
                <w:numId w:val="14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Quản lý đơn hàng (Manage Order)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CBDF2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Có thể thêm đơn hàng mới, xem danh sách đơn hàng, chỉnh sửa và xóa đơn hàng.</w:t>
            </w:r>
          </w:p>
        </w:tc>
      </w:tr>
      <w:tr w:rsidR="00BD06E8" w:rsidRPr="006738AB" w14:paraId="6F443C2B" w14:textId="77777777" w:rsidTr="00515DF2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896FC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4EFED" w14:textId="77777777" w:rsidR="00BD06E8" w:rsidRPr="00040CBA" w:rsidRDefault="00BD06E8" w:rsidP="00040CBA">
            <w:pPr>
              <w:pStyle w:val="ListParagraph"/>
              <w:numPr>
                <w:ilvl w:val="0"/>
                <w:numId w:val="14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 xml:space="preserve">Quản lý khách hàng (Manage </w:t>
            </w:r>
            <w:r w:rsidRPr="00040CBA">
              <w:rPr>
                <w:rFonts w:eastAsia="Calibri"/>
                <w:sz w:val="28"/>
                <w:szCs w:val="28"/>
              </w:rPr>
              <w:lastRenderedPageBreak/>
              <w:t>Customer)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541A5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lastRenderedPageBreak/>
              <w:t>Có thể thêm bản ghi khách hàng mới, xem danh sách khách hàng, chỉnh sửa và xóa bản ghi khách hàng.</w:t>
            </w:r>
          </w:p>
        </w:tc>
      </w:tr>
      <w:tr w:rsidR="00BD06E8" w:rsidRPr="006738AB" w14:paraId="04B3342A" w14:textId="77777777" w:rsidTr="00515DF2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26BF" w14:textId="77777777" w:rsidR="00BD06E8" w:rsidRPr="006738AB" w:rsidRDefault="00BD06E8" w:rsidP="00040CBA">
            <w:pPr>
              <w:rPr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C413B" w14:textId="77777777" w:rsidR="00BD06E8" w:rsidRPr="00040CBA" w:rsidRDefault="00BD06E8" w:rsidP="00040CBA">
            <w:pPr>
              <w:pStyle w:val="ListParagraph"/>
              <w:numPr>
                <w:ilvl w:val="0"/>
                <w:numId w:val="14"/>
              </w:numPr>
              <w:ind w:left="345" w:hanging="283"/>
              <w:rPr>
                <w:rFonts w:eastAsia="Calibri"/>
                <w:sz w:val="28"/>
                <w:szCs w:val="28"/>
              </w:rPr>
            </w:pPr>
            <w:r w:rsidRPr="00040CBA">
              <w:rPr>
                <w:rFonts w:eastAsia="Calibri"/>
                <w:sz w:val="28"/>
                <w:szCs w:val="28"/>
              </w:rPr>
              <w:t>Quản lý kho (Manage Stock)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5817" w14:textId="77777777" w:rsidR="00BD06E8" w:rsidRPr="006738AB" w:rsidRDefault="00BD06E8" w:rsidP="00040CBA">
            <w:pPr>
              <w:rPr>
                <w:rFonts w:eastAsia="Calibri"/>
                <w:sz w:val="28"/>
                <w:szCs w:val="28"/>
              </w:rPr>
            </w:pPr>
            <w:r w:rsidRPr="006738AB">
              <w:rPr>
                <w:rFonts w:eastAsia="Calibri"/>
                <w:sz w:val="28"/>
                <w:szCs w:val="28"/>
              </w:rPr>
              <w:t>Quản lý toàn bộ hàng tồn kho, bao gồm việc thêm mới, cập nhật thông tin, và theo dõi số lượng hàng hóa.</w:t>
            </w:r>
          </w:p>
        </w:tc>
      </w:tr>
    </w:tbl>
    <w:p w14:paraId="29A14E31" w14:textId="7EC3CC3B" w:rsidR="00040CBA" w:rsidRDefault="00040CBA">
      <w:pPr>
        <w:rPr>
          <w:b/>
          <w:sz w:val="28"/>
        </w:rPr>
      </w:pPr>
    </w:p>
    <w:p w14:paraId="6947647C" w14:textId="1BB92A87" w:rsidR="0073184A" w:rsidRDefault="006D4F62" w:rsidP="00040CBA">
      <w:pPr>
        <w:pStyle w:val="ListParagraph"/>
        <w:numPr>
          <w:ilvl w:val="0"/>
          <w:numId w:val="11"/>
        </w:numPr>
        <w:spacing w:before="1" w:line="256" w:lineRule="auto"/>
        <w:ind w:left="0" w:right="-1" w:firstLine="0"/>
        <w:jc w:val="left"/>
        <w:rPr>
          <w:b/>
          <w:sz w:val="28"/>
        </w:rPr>
      </w:pPr>
      <w:r>
        <w:rPr>
          <w:b/>
          <w:sz w:val="28"/>
        </w:rPr>
        <w:t>Vẽ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tổng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quát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tiết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từng chức năng/dịch vụ.</w:t>
      </w:r>
    </w:p>
    <w:p w14:paraId="72E6DEE8" w14:textId="77777777" w:rsidR="0073184A" w:rsidRDefault="006D4F62" w:rsidP="00040CBA">
      <w:pPr>
        <w:pStyle w:val="ListParagraph"/>
        <w:numPr>
          <w:ilvl w:val="1"/>
          <w:numId w:val="11"/>
        </w:numPr>
        <w:spacing w:before="7"/>
        <w:ind w:left="819" w:hanging="359"/>
        <w:rPr>
          <w:b/>
          <w:sz w:val="28"/>
        </w:rPr>
      </w:pPr>
      <w:r>
        <w:rPr>
          <w:b/>
          <w:sz w:val="28"/>
        </w:rPr>
        <w:t>UseCase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tổng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quát</w:t>
      </w:r>
    </w:p>
    <w:p w14:paraId="1E025FC5" w14:textId="7EAE653E" w:rsidR="0073184A" w:rsidRDefault="00040CBA" w:rsidP="00040CBA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036EFC54" wp14:editId="4E1FA8C9">
            <wp:simplePos x="0" y="0"/>
            <wp:positionH relativeFrom="page">
              <wp:posOffset>1080135</wp:posOffset>
            </wp:positionH>
            <wp:positionV relativeFrom="paragraph">
              <wp:posOffset>98425</wp:posOffset>
            </wp:positionV>
            <wp:extent cx="5248590" cy="4197858"/>
            <wp:effectExtent l="0" t="0" r="0" b="0"/>
            <wp:wrapTopAndBottom/>
            <wp:docPr id="5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590" cy="4197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F4228" w14:textId="5DB3CC71" w:rsidR="0073184A" w:rsidRPr="00040CBA" w:rsidRDefault="006D4F62" w:rsidP="00040CBA">
      <w:pPr>
        <w:pStyle w:val="ListParagraph"/>
        <w:numPr>
          <w:ilvl w:val="1"/>
          <w:numId w:val="11"/>
        </w:numPr>
        <w:spacing w:before="179"/>
        <w:ind w:left="819" w:hanging="359"/>
        <w:rPr>
          <w:b/>
          <w:sz w:val="28"/>
        </w:rPr>
      </w:pPr>
      <w:r>
        <w:rPr>
          <w:b/>
          <w:sz w:val="28"/>
        </w:rPr>
        <w:t>UseCase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6"/>
          <w:sz w:val="28"/>
        </w:rPr>
        <w:t xml:space="preserve"> </w:t>
      </w:r>
      <w:r>
        <w:rPr>
          <w:b/>
          <w:spacing w:val="-4"/>
          <w:sz w:val="28"/>
        </w:rPr>
        <w:t>tiết</w:t>
      </w:r>
    </w:p>
    <w:p w14:paraId="3E89E5C7" w14:textId="0276503C" w:rsidR="0073184A" w:rsidRPr="00040CBA" w:rsidRDefault="006D4F62" w:rsidP="00040CBA">
      <w:pPr>
        <w:pStyle w:val="ListParagraph"/>
        <w:numPr>
          <w:ilvl w:val="0"/>
          <w:numId w:val="8"/>
        </w:numPr>
        <w:ind w:left="1179" w:hanging="359"/>
        <w:rPr>
          <w:i/>
          <w:iCs/>
          <w:sz w:val="24"/>
          <w:rPrChange w:id="55" w:author="Admin" w:date="2024-04-23T08:20:00Z">
            <w:rPr>
              <w:sz w:val="24"/>
            </w:rPr>
          </w:rPrChange>
        </w:rPr>
      </w:pPr>
      <w:r w:rsidRPr="00040CBA">
        <w:rPr>
          <w:i/>
          <w:iCs/>
          <w:sz w:val="28"/>
          <w:rPrChange w:id="56" w:author="Admin" w:date="2024-04-23T08:20:00Z">
            <w:rPr>
              <w:sz w:val="28"/>
            </w:rPr>
          </w:rPrChange>
        </w:rPr>
        <w:t>B</w:t>
      </w:r>
      <w:r w:rsidRPr="00040CBA">
        <w:rPr>
          <w:i/>
          <w:iCs/>
          <w:sz w:val="28"/>
          <w:rPrChange w:id="57" w:author="Admin" w:date="2024-04-23T08:20:00Z">
            <w:rPr>
              <w:sz w:val="28"/>
            </w:rPr>
          </w:rPrChange>
        </w:rPr>
        <w:t>iểu</w:t>
      </w:r>
      <w:r w:rsidRPr="00040CBA">
        <w:rPr>
          <w:i/>
          <w:iCs/>
          <w:spacing w:val="-5"/>
          <w:sz w:val="28"/>
          <w:rPrChange w:id="58" w:author="Admin" w:date="2024-04-23T08:20:00Z">
            <w:rPr>
              <w:spacing w:val="-5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59" w:author="Admin" w:date="2024-04-23T08:20:00Z">
            <w:rPr>
              <w:sz w:val="28"/>
            </w:rPr>
          </w:rPrChange>
        </w:rPr>
        <w:t>đồ</w:t>
      </w:r>
      <w:r w:rsidRPr="00040CBA">
        <w:rPr>
          <w:i/>
          <w:iCs/>
          <w:spacing w:val="-5"/>
          <w:sz w:val="28"/>
          <w:rPrChange w:id="60" w:author="Admin" w:date="2024-04-23T08:20:00Z">
            <w:rPr>
              <w:spacing w:val="-5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61" w:author="Admin" w:date="2024-04-23T08:20:00Z">
            <w:rPr>
              <w:sz w:val="28"/>
            </w:rPr>
          </w:rPrChange>
        </w:rPr>
        <w:t>usecase</w:t>
      </w:r>
      <w:r w:rsidRPr="00040CBA">
        <w:rPr>
          <w:i/>
          <w:iCs/>
          <w:spacing w:val="-4"/>
          <w:sz w:val="28"/>
          <w:rPrChange w:id="62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63" w:author="Admin" w:date="2024-04-23T08:20:00Z">
            <w:rPr>
              <w:sz w:val="28"/>
            </w:rPr>
          </w:rPrChange>
        </w:rPr>
        <w:t>chi</w:t>
      </w:r>
      <w:r w:rsidRPr="00040CBA">
        <w:rPr>
          <w:i/>
          <w:iCs/>
          <w:spacing w:val="-5"/>
          <w:sz w:val="28"/>
          <w:rPrChange w:id="64" w:author="Admin" w:date="2024-04-23T08:20:00Z">
            <w:rPr>
              <w:spacing w:val="-5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65" w:author="Admin" w:date="2024-04-23T08:20:00Z">
            <w:rPr>
              <w:sz w:val="28"/>
            </w:rPr>
          </w:rPrChange>
        </w:rPr>
        <w:t>tiết</w:t>
      </w:r>
      <w:r w:rsidRPr="00040CBA">
        <w:rPr>
          <w:i/>
          <w:iCs/>
          <w:spacing w:val="-4"/>
          <w:sz w:val="28"/>
          <w:rPrChange w:id="66" w:author="Admin" w:date="2024-04-23T08:20:00Z">
            <w:rPr>
              <w:spacing w:val="-4"/>
              <w:sz w:val="28"/>
            </w:rPr>
          </w:rPrChange>
        </w:rPr>
        <w:t xml:space="preserve"> </w:t>
      </w:r>
      <w:r w:rsidR="00040CBA" w:rsidRPr="00040CBA">
        <w:rPr>
          <w:i/>
          <w:iCs/>
          <w:spacing w:val="-2"/>
          <w:sz w:val="28"/>
          <w:rPrChange w:id="67" w:author="Admin" w:date="2024-04-23T08:20:00Z">
            <w:rPr>
              <w:spacing w:val="-2"/>
              <w:sz w:val="28"/>
            </w:rPr>
          </w:rPrChange>
        </w:rPr>
        <w:t>usecase search</w:t>
      </w:r>
    </w:p>
    <w:p w14:paraId="4B40D6B0" w14:textId="0D9CD151" w:rsidR="0073184A" w:rsidDel="00040CBA" w:rsidRDefault="00040CBA" w:rsidP="00040CBA">
      <w:pPr>
        <w:pStyle w:val="BodyText"/>
        <w:jc w:val="center"/>
        <w:rPr>
          <w:del w:id="68" w:author="Admin" w:date="2024-04-23T08:17:00Z"/>
          <w:sz w:val="20"/>
        </w:rPr>
        <w:pPrChange w:id="69" w:author="Admin" w:date="2024-04-23T08:17:00Z">
          <w:pPr>
            <w:pStyle w:val="BodyText"/>
          </w:pPr>
        </w:pPrChange>
      </w:pPr>
      <w:del w:id="70" w:author="Admin" w:date="2024-04-23T08:17:00Z">
        <w:r w:rsidDel="00040CBA">
          <w:rPr>
            <w:noProof/>
          </w:rPr>
          <w:drawing>
            <wp:anchor distT="0" distB="0" distL="0" distR="0" simplePos="0" relativeHeight="251742208" behindDoc="1" locked="0" layoutInCell="1" allowOverlap="1" wp14:anchorId="28C06D1A" wp14:editId="2F9AF95E">
              <wp:simplePos x="0" y="0"/>
              <wp:positionH relativeFrom="page">
                <wp:posOffset>1064895</wp:posOffset>
              </wp:positionH>
              <wp:positionV relativeFrom="paragraph">
                <wp:posOffset>288925</wp:posOffset>
              </wp:positionV>
              <wp:extent cx="3357880" cy="1859915"/>
              <wp:effectExtent l="0" t="0" r="0" b="6985"/>
              <wp:wrapTopAndBottom/>
              <wp:docPr id="60" name="Imag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 2"/>
                      <pic:cNvPicPr/>
                    </pic:nvPicPr>
                    <pic:blipFill>
                      <a:blip r:embed="rId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57880" cy="1859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ins w:id="71" w:author="Admin" w:date="2024-04-23T08:17:00Z">
        <w:r>
          <w:rPr>
            <w:noProof/>
            <w:sz w:val="20"/>
          </w:rPr>
          <w:drawing>
            <wp:inline distT="0" distB="0" distL="0" distR="0" wp14:anchorId="4B6DE6C5" wp14:editId="675D5686">
              <wp:extent cx="3359150" cy="1865630"/>
              <wp:effectExtent l="0" t="0" r="0" b="1270"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59150" cy="18656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1178FE26" w14:textId="77777777" w:rsidR="0073184A" w:rsidDel="00040CBA" w:rsidRDefault="0073184A" w:rsidP="00040CBA">
      <w:pPr>
        <w:pStyle w:val="BodyText"/>
        <w:jc w:val="center"/>
        <w:rPr>
          <w:del w:id="72" w:author="Admin" w:date="2024-04-23T08:17:00Z"/>
          <w:sz w:val="20"/>
        </w:rPr>
        <w:pPrChange w:id="73" w:author="Admin" w:date="2024-04-23T08:17:00Z">
          <w:pPr>
            <w:pStyle w:val="BodyText"/>
          </w:pPr>
        </w:pPrChange>
      </w:pPr>
    </w:p>
    <w:p w14:paraId="69BAB3F8" w14:textId="77777777" w:rsidR="0073184A" w:rsidRDefault="0073184A" w:rsidP="00040CBA">
      <w:pPr>
        <w:pStyle w:val="BodyText"/>
        <w:spacing w:before="220"/>
        <w:jc w:val="center"/>
        <w:rPr>
          <w:sz w:val="20"/>
        </w:rPr>
        <w:pPrChange w:id="74" w:author="Admin" w:date="2024-04-23T08:17:00Z">
          <w:pPr>
            <w:pStyle w:val="BodyText"/>
            <w:spacing w:before="220"/>
          </w:pPr>
        </w:pPrChange>
      </w:pPr>
    </w:p>
    <w:p w14:paraId="3A972BD4" w14:textId="77777777" w:rsidR="0073184A" w:rsidDel="00040CBA" w:rsidRDefault="0073184A" w:rsidP="00040CBA">
      <w:pPr>
        <w:pStyle w:val="BodyText"/>
        <w:rPr>
          <w:del w:id="75" w:author="Admin" w:date="2024-04-23T08:18:00Z"/>
        </w:rPr>
      </w:pPr>
    </w:p>
    <w:p w14:paraId="54792BB9" w14:textId="77777777" w:rsidR="0073184A" w:rsidRDefault="0073184A" w:rsidP="00040CBA">
      <w:pPr>
        <w:pStyle w:val="BodyText"/>
        <w:spacing w:before="149"/>
      </w:pPr>
    </w:p>
    <w:p w14:paraId="478F2B87" w14:textId="31F48020" w:rsidR="0073184A" w:rsidRPr="00040CBA" w:rsidRDefault="006D4F62" w:rsidP="00040CBA">
      <w:pPr>
        <w:pStyle w:val="ListParagraph"/>
        <w:numPr>
          <w:ilvl w:val="0"/>
          <w:numId w:val="8"/>
        </w:numPr>
        <w:spacing w:before="1"/>
        <w:ind w:left="1179" w:hanging="359"/>
        <w:rPr>
          <w:i/>
          <w:iCs/>
          <w:sz w:val="28"/>
          <w:rPrChange w:id="76" w:author="Admin" w:date="2024-04-23T08:20:00Z">
            <w:rPr>
              <w:sz w:val="28"/>
            </w:rPr>
          </w:rPrChange>
        </w:rPr>
      </w:pPr>
      <w:r w:rsidRPr="00040CBA">
        <w:rPr>
          <w:i/>
          <w:iCs/>
          <w:sz w:val="28"/>
          <w:rPrChange w:id="77" w:author="Admin" w:date="2024-04-23T08:20:00Z">
            <w:rPr>
              <w:sz w:val="28"/>
            </w:rPr>
          </w:rPrChange>
        </w:rPr>
        <w:t>Biểu</w:t>
      </w:r>
      <w:r w:rsidRPr="00040CBA">
        <w:rPr>
          <w:i/>
          <w:iCs/>
          <w:spacing w:val="-5"/>
          <w:sz w:val="28"/>
          <w:rPrChange w:id="78" w:author="Admin" w:date="2024-04-23T08:20:00Z">
            <w:rPr>
              <w:spacing w:val="-5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79" w:author="Admin" w:date="2024-04-23T08:20:00Z">
            <w:rPr>
              <w:sz w:val="28"/>
            </w:rPr>
          </w:rPrChange>
        </w:rPr>
        <w:t>đồ</w:t>
      </w:r>
      <w:r w:rsidRPr="00040CBA">
        <w:rPr>
          <w:i/>
          <w:iCs/>
          <w:spacing w:val="-4"/>
          <w:sz w:val="28"/>
          <w:rPrChange w:id="80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81" w:author="Admin" w:date="2024-04-23T08:20:00Z">
            <w:rPr>
              <w:sz w:val="28"/>
            </w:rPr>
          </w:rPrChange>
        </w:rPr>
        <w:t>usecase</w:t>
      </w:r>
      <w:r w:rsidRPr="00040CBA">
        <w:rPr>
          <w:i/>
          <w:iCs/>
          <w:spacing w:val="-4"/>
          <w:sz w:val="28"/>
          <w:rPrChange w:id="82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83" w:author="Admin" w:date="2024-04-23T08:20:00Z">
            <w:rPr>
              <w:sz w:val="28"/>
            </w:rPr>
          </w:rPrChange>
        </w:rPr>
        <w:t>chi</w:t>
      </w:r>
      <w:r w:rsidRPr="00040CBA">
        <w:rPr>
          <w:i/>
          <w:iCs/>
          <w:spacing w:val="-4"/>
          <w:sz w:val="28"/>
          <w:rPrChange w:id="84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85" w:author="Admin" w:date="2024-04-23T08:20:00Z">
            <w:rPr>
              <w:sz w:val="28"/>
            </w:rPr>
          </w:rPrChange>
        </w:rPr>
        <w:t>tiết</w:t>
      </w:r>
      <w:r w:rsidRPr="00040CBA">
        <w:rPr>
          <w:i/>
          <w:iCs/>
          <w:spacing w:val="-4"/>
          <w:sz w:val="28"/>
          <w:rPrChange w:id="86" w:author="Admin" w:date="2024-04-23T08:20:00Z">
            <w:rPr>
              <w:spacing w:val="-4"/>
              <w:sz w:val="28"/>
            </w:rPr>
          </w:rPrChange>
        </w:rPr>
        <w:t xml:space="preserve"> </w:t>
      </w:r>
      <w:del w:id="87" w:author="Admin" w:date="2024-04-23T08:18:00Z">
        <w:r w:rsidRPr="00040CBA" w:rsidDel="00040CBA">
          <w:rPr>
            <w:i/>
            <w:iCs/>
            <w:spacing w:val="-2"/>
            <w:sz w:val="28"/>
            <w:rPrChange w:id="88" w:author="Admin" w:date="2024-04-23T08:20:00Z">
              <w:rPr>
                <w:spacing w:val="-2"/>
                <w:sz w:val="28"/>
              </w:rPr>
            </w:rPrChange>
          </w:rPr>
          <w:delText>customerLogin:</w:delText>
        </w:r>
      </w:del>
      <w:ins w:id="89" w:author="Admin" w:date="2024-04-23T08:18:00Z">
        <w:r w:rsidR="00040CBA" w:rsidRPr="00040CBA">
          <w:rPr>
            <w:i/>
            <w:iCs/>
            <w:spacing w:val="-2"/>
            <w:sz w:val="28"/>
            <w:lang w:val="en-US"/>
            <w:rPrChange w:id="90" w:author="Admin" w:date="2024-04-23T08:20:00Z">
              <w:rPr>
                <w:spacing w:val="-2"/>
                <w:sz w:val="28"/>
                <w:lang w:val="en-US"/>
              </w:rPr>
            </w:rPrChange>
          </w:rPr>
          <w:t>addCart</w:t>
        </w:r>
      </w:ins>
    </w:p>
    <w:p w14:paraId="5A85B348" w14:textId="69FFF4D4" w:rsidR="00040CBA" w:rsidDel="00040CBA" w:rsidRDefault="00040CBA" w:rsidP="00040CBA">
      <w:pPr>
        <w:rPr>
          <w:del w:id="91" w:author="Admin" w:date="2024-04-23T08:18:00Z"/>
          <w:sz w:val="28"/>
        </w:rPr>
        <w:sectPr w:rsidR="00040CBA" w:rsidDel="00040CBA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  <w:ins w:id="92" w:author="Admin" w:date="2024-04-23T08:18:00Z">
        <w:r>
          <w:rPr>
            <w:noProof/>
          </w:rPr>
          <w:lastRenderedPageBreak/>
          <w:drawing>
            <wp:anchor distT="0" distB="0" distL="0" distR="0" simplePos="0" relativeHeight="251661824" behindDoc="1" locked="0" layoutInCell="1" allowOverlap="1" wp14:anchorId="7E8599AC" wp14:editId="02CD488C">
              <wp:simplePos x="0" y="0"/>
              <wp:positionH relativeFrom="page">
                <wp:posOffset>1087755</wp:posOffset>
              </wp:positionH>
              <wp:positionV relativeFrom="paragraph">
                <wp:posOffset>635</wp:posOffset>
              </wp:positionV>
              <wp:extent cx="5143507" cy="3829050"/>
              <wp:effectExtent l="0" t="0" r="0" b="0"/>
              <wp:wrapTopAndBottom/>
              <wp:docPr id="63" name="Imag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"/>
                      <pic:cNvPicPr/>
                    </pic:nvPicPr>
                    <pic:blipFill>
                      <a:blip r:embed="rId1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3507" cy="3829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563BB7CF" w14:textId="77777777" w:rsidR="0073184A" w:rsidDel="00040CBA" w:rsidRDefault="0073184A" w:rsidP="00040CBA">
      <w:pPr>
        <w:rPr>
          <w:del w:id="93" w:author="Admin" w:date="2024-04-23T08:18:00Z"/>
          <w:sz w:val="20"/>
        </w:rPr>
        <w:pPrChange w:id="94" w:author="Admin" w:date="2024-04-23T08:18:00Z">
          <w:pPr>
            <w:pStyle w:val="BodyText"/>
          </w:pPr>
        </w:pPrChange>
      </w:pPr>
    </w:p>
    <w:p w14:paraId="4C075432" w14:textId="7E730019" w:rsidR="0073184A" w:rsidDel="00040CBA" w:rsidRDefault="0073184A" w:rsidP="00040CBA">
      <w:pPr>
        <w:rPr>
          <w:del w:id="95" w:author="Admin" w:date="2024-04-23T08:18:00Z"/>
          <w:sz w:val="20"/>
        </w:rPr>
        <w:pPrChange w:id="96" w:author="Admin" w:date="2024-04-23T08:18:00Z">
          <w:pPr>
            <w:pStyle w:val="BodyText"/>
            <w:spacing w:before="17"/>
          </w:pPr>
        </w:pPrChange>
      </w:pPr>
    </w:p>
    <w:p w14:paraId="5035CD64" w14:textId="1CD7ABE1" w:rsidR="0073184A" w:rsidDel="00040CBA" w:rsidRDefault="006D4F62" w:rsidP="00040CBA">
      <w:pPr>
        <w:rPr>
          <w:del w:id="97" w:author="Admin" w:date="2024-04-23T08:18:00Z"/>
          <w:sz w:val="20"/>
        </w:rPr>
        <w:pPrChange w:id="98" w:author="Admin" w:date="2024-04-23T08:18:00Z">
          <w:pPr>
            <w:pStyle w:val="BodyText"/>
            <w:ind w:left="1470"/>
          </w:pPr>
        </w:pPrChange>
      </w:pPr>
      <w:del w:id="99" w:author="Admin" w:date="2024-04-23T08:18:00Z">
        <w:r w:rsidDel="00040CBA">
          <w:rPr>
            <w:noProof/>
            <w:sz w:val="20"/>
          </w:rPr>
          <w:drawing>
            <wp:inline distT="0" distB="0" distL="0" distR="0" wp14:anchorId="6FDF37A0" wp14:editId="1864CBA0">
              <wp:extent cx="4601241" cy="918972"/>
              <wp:effectExtent l="0" t="0" r="0" b="0"/>
              <wp:docPr id="8" name="Imag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 8"/>
                      <pic:cNvPicPr/>
                    </pic:nvPicPr>
                    <pic:blipFill>
                      <a:blip r:embed="rId1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01241" cy="9189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B155D41" w14:textId="77777777" w:rsidR="0073184A" w:rsidRDefault="0073184A" w:rsidP="00040CBA">
      <w:pPr>
        <w:pPrChange w:id="100" w:author="Admin" w:date="2024-04-23T08:18:00Z">
          <w:pPr>
            <w:pStyle w:val="BodyText"/>
          </w:pPr>
        </w:pPrChange>
      </w:pPr>
    </w:p>
    <w:p w14:paraId="3DA75DFB" w14:textId="2D5833C0" w:rsidR="0073184A" w:rsidRPr="00040CBA" w:rsidDel="00040CBA" w:rsidRDefault="0073184A" w:rsidP="00040CBA">
      <w:pPr>
        <w:pStyle w:val="BodyText"/>
        <w:rPr>
          <w:del w:id="101" w:author="Admin" w:date="2024-04-23T08:18:00Z"/>
          <w:i/>
          <w:iCs/>
          <w:rPrChange w:id="102" w:author="Admin" w:date="2024-04-23T08:20:00Z">
            <w:rPr>
              <w:del w:id="103" w:author="Admin" w:date="2024-04-23T08:18:00Z"/>
            </w:rPr>
          </w:rPrChange>
        </w:rPr>
      </w:pPr>
    </w:p>
    <w:p w14:paraId="58CD3814" w14:textId="2BC61AD4" w:rsidR="0073184A" w:rsidRPr="00040CBA" w:rsidDel="00040CBA" w:rsidRDefault="0073184A" w:rsidP="00040CBA">
      <w:pPr>
        <w:pStyle w:val="BodyText"/>
        <w:spacing w:before="28"/>
        <w:rPr>
          <w:del w:id="104" w:author="Admin" w:date="2024-04-23T08:18:00Z"/>
          <w:i/>
          <w:iCs/>
          <w:rPrChange w:id="105" w:author="Admin" w:date="2024-04-23T08:20:00Z">
            <w:rPr>
              <w:del w:id="106" w:author="Admin" w:date="2024-04-23T08:18:00Z"/>
            </w:rPr>
          </w:rPrChange>
        </w:rPr>
      </w:pPr>
    </w:p>
    <w:p w14:paraId="53ED458F" w14:textId="20438759" w:rsidR="0073184A" w:rsidRPr="00040CBA" w:rsidRDefault="006D4F62" w:rsidP="00040CBA">
      <w:pPr>
        <w:pStyle w:val="ListParagraph"/>
        <w:numPr>
          <w:ilvl w:val="0"/>
          <w:numId w:val="8"/>
        </w:numPr>
        <w:spacing w:before="1"/>
        <w:ind w:left="1179" w:hanging="359"/>
        <w:rPr>
          <w:i/>
          <w:iCs/>
          <w:sz w:val="28"/>
          <w:rPrChange w:id="107" w:author="Admin" w:date="2024-04-23T08:20:00Z">
            <w:rPr>
              <w:sz w:val="28"/>
            </w:rPr>
          </w:rPrChange>
        </w:rPr>
      </w:pPr>
      <w:r w:rsidRPr="00040CBA">
        <w:rPr>
          <w:i/>
          <w:iCs/>
          <w:sz w:val="28"/>
          <w:rPrChange w:id="108" w:author="Admin" w:date="2024-04-23T08:20:00Z">
            <w:rPr>
              <w:sz w:val="28"/>
            </w:rPr>
          </w:rPrChange>
        </w:rPr>
        <w:t>Biểu</w:t>
      </w:r>
      <w:r w:rsidRPr="00040CBA">
        <w:rPr>
          <w:i/>
          <w:iCs/>
          <w:spacing w:val="-5"/>
          <w:sz w:val="28"/>
          <w:rPrChange w:id="109" w:author="Admin" w:date="2024-04-23T08:20:00Z">
            <w:rPr>
              <w:spacing w:val="-5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10" w:author="Admin" w:date="2024-04-23T08:20:00Z">
            <w:rPr>
              <w:sz w:val="28"/>
            </w:rPr>
          </w:rPrChange>
        </w:rPr>
        <w:t>đồ</w:t>
      </w:r>
      <w:r w:rsidRPr="00040CBA">
        <w:rPr>
          <w:i/>
          <w:iCs/>
          <w:spacing w:val="-4"/>
          <w:sz w:val="28"/>
          <w:rPrChange w:id="111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12" w:author="Admin" w:date="2024-04-23T08:20:00Z">
            <w:rPr>
              <w:sz w:val="28"/>
            </w:rPr>
          </w:rPrChange>
        </w:rPr>
        <w:t>usecase</w:t>
      </w:r>
      <w:r w:rsidRPr="00040CBA">
        <w:rPr>
          <w:i/>
          <w:iCs/>
          <w:spacing w:val="-4"/>
          <w:sz w:val="28"/>
          <w:rPrChange w:id="113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14" w:author="Admin" w:date="2024-04-23T08:20:00Z">
            <w:rPr>
              <w:sz w:val="28"/>
            </w:rPr>
          </w:rPrChange>
        </w:rPr>
        <w:t>chi</w:t>
      </w:r>
      <w:r w:rsidRPr="00040CBA">
        <w:rPr>
          <w:i/>
          <w:iCs/>
          <w:spacing w:val="-4"/>
          <w:sz w:val="28"/>
          <w:rPrChange w:id="115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16" w:author="Admin" w:date="2024-04-23T08:20:00Z">
            <w:rPr>
              <w:sz w:val="28"/>
            </w:rPr>
          </w:rPrChange>
        </w:rPr>
        <w:t>tiết</w:t>
      </w:r>
      <w:r w:rsidRPr="00040CBA">
        <w:rPr>
          <w:i/>
          <w:iCs/>
          <w:spacing w:val="-4"/>
          <w:sz w:val="28"/>
          <w:rPrChange w:id="117" w:author="Admin" w:date="2024-04-23T08:20:00Z">
            <w:rPr>
              <w:spacing w:val="-4"/>
              <w:sz w:val="28"/>
            </w:rPr>
          </w:rPrChange>
        </w:rPr>
        <w:t xml:space="preserve"> </w:t>
      </w:r>
      <w:del w:id="118" w:author="Admin" w:date="2024-04-23T08:18:00Z">
        <w:r w:rsidRPr="00040CBA" w:rsidDel="00040CBA">
          <w:rPr>
            <w:i/>
            <w:iCs/>
            <w:spacing w:val="-2"/>
            <w:sz w:val="28"/>
            <w:rPrChange w:id="119" w:author="Admin" w:date="2024-04-23T08:20:00Z">
              <w:rPr>
                <w:spacing w:val="-2"/>
                <w:sz w:val="28"/>
              </w:rPr>
            </w:rPrChange>
          </w:rPr>
          <w:delText>search</w:delText>
        </w:r>
      </w:del>
      <w:ins w:id="120" w:author="Admin" w:date="2024-04-23T08:18:00Z">
        <w:r w:rsidR="00040CBA" w:rsidRPr="00040CBA">
          <w:rPr>
            <w:i/>
            <w:iCs/>
            <w:spacing w:val="-2"/>
            <w:sz w:val="28"/>
            <w:lang w:val="en-US"/>
            <w:rPrChange w:id="121" w:author="Admin" w:date="2024-04-23T08:20:00Z">
              <w:rPr>
                <w:spacing w:val="-2"/>
                <w:sz w:val="28"/>
                <w:lang w:val="en-US"/>
              </w:rPr>
            </w:rPrChange>
          </w:rPr>
          <w:t>pay</w:t>
        </w:r>
      </w:ins>
    </w:p>
    <w:p w14:paraId="5092672C" w14:textId="77777777" w:rsidR="0073184A" w:rsidRDefault="0073184A" w:rsidP="00040CBA">
      <w:pPr>
        <w:pStyle w:val="BodyText"/>
        <w:rPr>
          <w:sz w:val="20"/>
        </w:rPr>
      </w:pPr>
    </w:p>
    <w:p w14:paraId="1B8CF63A" w14:textId="77777777" w:rsidR="0073184A" w:rsidRDefault="0073184A" w:rsidP="00040CBA">
      <w:pPr>
        <w:pStyle w:val="BodyText"/>
        <w:rPr>
          <w:sz w:val="20"/>
        </w:rPr>
      </w:pPr>
    </w:p>
    <w:p w14:paraId="09CED07D" w14:textId="470FC811" w:rsidR="0073184A" w:rsidRDefault="006D4F62" w:rsidP="00040CBA">
      <w:pPr>
        <w:pStyle w:val="BodyText"/>
        <w:spacing w:before="89"/>
        <w:jc w:val="center"/>
        <w:rPr>
          <w:sz w:val="20"/>
        </w:rPr>
        <w:pPrChange w:id="122" w:author="Admin" w:date="2024-04-23T08:19:00Z">
          <w:pPr>
            <w:pStyle w:val="BodyText"/>
            <w:spacing w:before="89"/>
          </w:pPr>
        </w:pPrChange>
      </w:pPr>
      <w:del w:id="123" w:author="Admin" w:date="2024-04-23T08:19:00Z">
        <w:r w:rsidDel="00040CBA">
          <w:rPr>
            <w:noProof/>
          </w:rPr>
          <w:drawing>
            <wp:anchor distT="0" distB="0" distL="0" distR="0" simplePos="0" relativeHeight="251589632" behindDoc="1" locked="0" layoutInCell="1" allowOverlap="1" wp14:anchorId="1E61F633" wp14:editId="6DE46568">
              <wp:simplePos x="0" y="0"/>
              <wp:positionH relativeFrom="page">
                <wp:posOffset>1749899</wp:posOffset>
              </wp:positionH>
              <wp:positionV relativeFrom="paragraph">
                <wp:posOffset>217820</wp:posOffset>
              </wp:positionV>
              <wp:extent cx="5268442" cy="2073687"/>
              <wp:effectExtent l="0" t="0" r="0" b="0"/>
              <wp:wrapTopAndBottom/>
              <wp:docPr id="9" name="Imag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Image 9"/>
                      <pic:cNvPicPr/>
                    </pic:nvPicPr>
                    <pic:blipFill>
                      <a:blip r:embed="rId1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8442" cy="2073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ins w:id="124" w:author="Admin" w:date="2024-04-23T08:19:00Z">
        <w:r w:rsidR="00040CBA">
          <w:rPr>
            <w:noProof/>
            <w:sz w:val="20"/>
          </w:rPr>
          <w:drawing>
            <wp:inline distT="0" distB="0" distL="0" distR="0" wp14:anchorId="2740F657" wp14:editId="6E134508">
              <wp:extent cx="4816475" cy="1640205"/>
              <wp:effectExtent l="0" t="0" r="3175" b="0"/>
              <wp:docPr id="66" name="Picture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16475" cy="164020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5E20EE7A" w14:textId="77777777" w:rsidR="0073184A" w:rsidRDefault="0073184A" w:rsidP="00040CBA">
      <w:pPr>
        <w:pStyle w:val="BodyText"/>
      </w:pPr>
    </w:p>
    <w:p w14:paraId="30699876" w14:textId="77777777" w:rsidR="0073184A" w:rsidRDefault="0073184A" w:rsidP="00040CBA">
      <w:pPr>
        <w:pStyle w:val="BodyText"/>
        <w:spacing w:before="168"/>
      </w:pPr>
    </w:p>
    <w:p w14:paraId="5E0AAE0C" w14:textId="7E5FE267" w:rsidR="0073184A" w:rsidRPr="00040CBA" w:rsidRDefault="006D4F62" w:rsidP="00040CBA">
      <w:pPr>
        <w:pStyle w:val="ListParagraph"/>
        <w:numPr>
          <w:ilvl w:val="0"/>
          <w:numId w:val="8"/>
        </w:numPr>
        <w:ind w:left="1179" w:hanging="359"/>
        <w:rPr>
          <w:i/>
          <w:iCs/>
          <w:sz w:val="24"/>
          <w:rPrChange w:id="125" w:author="Admin" w:date="2024-04-23T08:20:00Z">
            <w:rPr>
              <w:sz w:val="24"/>
            </w:rPr>
          </w:rPrChange>
        </w:rPr>
      </w:pPr>
      <w:r w:rsidRPr="00040CBA">
        <w:rPr>
          <w:i/>
          <w:iCs/>
          <w:sz w:val="28"/>
          <w:rPrChange w:id="126" w:author="Admin" w:date="2024-04-23T08:20:00Z">
            <w:rPr>
              <w:sz w:val="28"/>
            </w:rPr>
          </w:rPrChange>
        </w:rPr>
        <w:t>Biểu</w:t>
      </w:r>
      <w:r w:rsidRPr="00040CBA">
        <w:rPr>
          <w:i/>
          <w:iCs/>
          <w:spacing w:val="-5"/>
          <w:sz w:val="28"/>
          <w:rPrChange w:id="127" w:author="Admin" w:date="2024-04-23T08:20:00Z">
            <w:rPr>
              <w:spacing w:val="-5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28" w:author="Admin" w:date="2024-04-23T08:20:00Z">
            <w:rPr>
              <w:sz w:val="28"/>
            </w:rPr>
          </w:rPrChange>
        </w:rPr>
        <w:t>đồ</w:t>
      </w:r>
      <w:r w:rsidRPr="00040CBA">
        <w:rPr>
          <w:i/>
          <w:iCs/>
          <w:spacing w:val="-4"/>
          <w:sz w:val="28"/>
          <w:rPrChange w:id="129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30" w:author="Admin" w:date="2024-04-23T08:20:00Z">
            <w:rPr>
              <w:sz w:val="28"/>
            </w:rPr>
          </w:rPrChange>
        </w:rPr>
        <w:t>usecase</w:t>
      </w:r>
      <w:r w:rsidRPr="00040CBA">
        <w:rPr>
          <w:i/>
          <w:iCs/>
          <w:spacing w:val="-5"/>
          <w:sz w:val="28"/>
          <w:rPrChange w:id="131" w:author="Admin" w:date="2024-04-23T08:20:00Z">
            <w:rPr>
              <w:spacing w:val="-5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32" w:author="Admin" w:date="2024-04-23T08:20:00Z">
            <w:rPr>
              <w:sz w:val="28"/>
            </w:rPr>
          </w:rPrChange>
        </w:rPr>
        <w:t>chi</w:t>
      </w:r>
      <w:r w:rsidRPr="00040CBA">
        <w:rPr>
          <w:i/>
          <w:iCs/>
          <w:spacing w:val="-4"/>
          <w:sz w:val="28"/>
          <w:rPrChange w:id="133" w:author="Admin" w:date="2024-04-23T08:20:00Z">
            <w:rPr>
              <w:spacing w:val="-4"/>
              <w:sz w:val="28"/>
            </w:rPr>
          </w:rPrChange>
        </w:rPr>
        <w:t xml:space="preserve"> </w:t>
      </w:r>
      <w:r w:rsidRPr="00040CBA">
        <w:rPr>
          <w:i/>
          <w:iCs/>
          <w:sz w:val="28"/>
          <w:rPrChange w:id="134" w:author="Admin" w:date="2024-04-23T08:20:00Z">
            <w:rPr>
              <w:sz w:val="28"/>
            </w:rPr>
          </w:rPrChange>
        </w:rPr>
        <w:t>tiết</w:t>
      </w:r>
      <w:r w:rsidRPr="00040CBA">
        <w:rPr>
          <w:i/>
          <w:iCs/>
          <w:spacing w:val="-4"/>
          <w:sz w:val="28"/>
          <w:rPrChange w:id="135" w:author="Admin" w:date="2024-04-23T08:20:00Z">
            <w:rPr>
              <w:spacing w:val="-4"/>
              <w:sz w:val="28"/>
            </w:rPr>
          </w:rPrChange>
        </w:rPr>
        <w:t xml:space="preserve"> </w:t>
      </w:r>
      <w:del w:id="136" w:author="Admin" w:date="2024-04-23T08:19:00Z">
        <w:r w:rsidRPr="00040CBA" w:rsidDel="00040CBA">
          <w:rPr>
            <w:i/>
            <w:iCs/>
            <w:sz w:val="28"/>
            <w:rPrChange w:id="137" w:author="Admin" w:date="2024-04-23T08:20:00Z">
              <w:rPr>
                <w:sz w:val="28"/>
              </w:rPr>
            </w:rPrChange>
          </w:rPr>
          <w:delText>Add</w:delText>
        </w:r>
        <w:r w:rsidRPr="00040CBA" w:rsidDel="00040CBA">
          <w:rPr>
            <w:i/>
            <w:iCs/>
            <w:spacing w:val="-4"/>
            <w:sz w:val="28"/>
            <w:rPrChange w:id="138" w:author="Admin" w:date="2024-04-23T08:20:00Z">
              <w:rPr>
                <w:spacing w:val="-4"/>
                <w:sz w:val="28"/>
              </w:rPr>
            </w:rPrChange>
          </w:rPr>
          <w:delText xml:space="preserve"> </w:delText>
        </w:r>
        <w:r w:rsidRPr="00040CBA" w:rsidDel="00040CBA">
          <w:rPr>
            <w:i/>
            <w:iCs/>
            <w:sz w:val="28"/>
            <w:rPrChange w:id="139" w:author="Admin" w:date="2024-04-23T08:20:00Z">
              <w:rPr>
                <w:sz w:val="28"/>
              </w:rPr>
            </w:rPrChange>
          </w:rPr>
          <w:delText>to</w:delText>
        </w:r>
        <w:r w:rsidRPr="00040CBA" w:rsidDel="00040CBA">
          <w:rPr>
            <w:i/>
            <w:iCs/>
            <w:spacing w:val="-4"/>
            <w:sz w:val="28"/>
            <w:rPrChange w:id="140" w:author="Admin" w:date="2024-04-23T08:20:00Z">
              <w:rPr>
                <w:spacing w:val="-4"/>
                <w:sz w:val="28"/>
              </w:rPr>
            </w:rPrChange>
          </w:rPr>
          <w:delText xml:space="preserve"> cart</w:delText>
        </w:r>
      </w:del>
      <w:ins w:id="141" w:author="Admin" w:date="2024-04-23T08:19:00Z">
        <w:r w:rsidR="00040CBA" w:rsidRPr="00040CBA">
          <w:rPr>
            <w:i/>
            <w:iCs/>
            <w:sz w:val="28"/>
            <w:lang w:val="en-US"/>
            <w:rPrChange w:id="142" w:author="Admin" w:date="2024-04-23T08:20:00Z">
              <w:rPr>
                <w:sz w:val="28"/>
                <w:lang w:val="en-US"/>
              </w:rPr>
            </w:rPrChange>
          </w:rPr>
          <w:t>order</w:t>
        </w:r>
      </w:ins>
    </w:p>
    <w:p w14:paraId="5AC3F1A0" w14:textId="4A852C39" w:rsidR="0073184A" w:rsidDel="00040CBA" w:rsidRDefault="00040CBA" w:rsidP="00040CBA">
      <w:pPr>
        <w:pStyle w:val="BodyText"/>
        <w:jc w:val="center"/>
        <w:rPr>
          <w:del w:id="143" w:author="Admin" w:date="2024-04-23T08:19:00Z"/>
          <w:sz w:val="20"/>
        </w:rPr>
        <w:pPrChange w:id="144" w:author="Admin" w:date="2024-04-23T08:19:00Z">
          <w:pPr>
            <w:pStyle w:val="BodyText"/>
          </w:pPr>
        </w:pPrChange>
      </w:pPr>
      <w:ins w:id="145" w:author="Admin" w:date="2024-04-23T08:19:00Z">
        <w:r>
          <w:rPr>
            <w:noProof/>
            <w:sz w:val="20"/>
          </w:rPr>
          <w:lastRenderedPageBreak/>
          <w:drawing>
            <wp:inline distT="0" distB="0" distL="0" distR="0" wp14:anchorId="71FE766C" wp14:editId="744C46A7">
              <wp:extent cx="5224650" cy="2419730"/>
              <wp:effectExtent l="0" t="0" r="0" b="0"/>
              <wp:docPr id="5" name="Imag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 5"/>
                      <pic:cNvPicPr/>
                    </pic:nvPicPr>
                    <pic:blipFill>
                      <a:blip r:embed="rId1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4650" cy="2419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197D37" w14:textId="77777777" w:rsidR="0073184A" w:rsidDel="00040CBA" w:rsidRDefault="0073184A" w:rsidP="00040CBA">
      <w:pPr>
        <w:pStyle w:val="BodyText"/>
        <w:jc w:val="center"/>
        <w:rPr>
          <w:del w:id="146" w:author="Admin" w:date="2024-04-23T08:19:00Z"/>
          <w:sz w:val="20"/>
        </w:rPr>
        <w:pPrChange w:id="147" w:author="Admin" w:date="2024-04-23T08:19:00Z">
          <w:pPr>
            <w:pStyle w:val="BodyText"/>
          </w:pPr>
        </w:pPrChange>
      </w:pPr>
    </w:p>
    <w:p w14:paraId="2EE564A6" w14:textId="77777777" w:rsidR="0073184A" w:rsidDel="00040CBA" w:rsidRDefault="0073184A" w:rsidP="00040CBA">
      <w:pPr>
        <w:pStyle w:val="BodyText"/>
        <w:jc w:val="center"/>
        <w:rPr>
          <w:del w:id="148" w:author="Admin" w:date="2024-04-23T08:19:00Z"/>
          <w:sz w:val="20"/>
        </w:rPr>
        <w:pPrChange w:id="149" w:author="Admin" w:date="2024-04-23T08:19:00Z">
          <w:pPr>
            <w:pStyle w:val="BodyText"/>
          </w:pPr>
        </w:pPrChange>
      </w:pPr>
    </w:p>
    <w:p w14:paraId="3152FA97" w14:textId="3F7D96A8" w:rsidR="0073184A" w:rsidRDefault="006D4F62" w:rsidP="00040CBA">
      <w:pPr>
        <w:pStyle w:val="BodyText"/>
        <w:spacing w:before="151"/>
        <w:jc w:val="center"/>
        <w:rPr>
          <w:sz w:val="20"/>
        </w:rPr>
        <w:pPrChange w:id="150" w:author="Admin" w:date="2024-04-23T08:19:00Z">
          <w:pPr>
            <w:pStyle w:val="BodyText"/>
            <w:spacing w:before="151"/>
          </w:pPr>
        </w:pPrChange>
      </w:pPr>
      <w:del w:id="151" w:author="Admin" w:date="2024-04-23T08:19:00Z">
        <w:r w:rsidDel="00040CBA">
          <w:rPr>
            <w:noProof/>
          </w:rPr>
          <w:drawing>
            <wp:anchor distT="0" distB="0" distL="0" distR="0" simplePos="0" relativeHeight="251595776" behindDoc="1" locked="0" layoutInCell="1" allowOverlap="1" wp14:anchorId="2D87BBDB" wp14:editId="2D3F7386">
              <wp:simplePos x="0" y="0"/>
              <wp:positionH relativeFrom="page">
                <wp:posOffset>2127250</wp:posOffset>
              </wp:positionH>
              <wp:positionV relativeFrom="paragraph">
                <wp:posOffset>257162</wp:posOffset>
              </wp:positionV>
              <wp:extent cx="4357232" cy="905256"/>
              <wp:effectExtent l="0" t="0" r="0" b="0"/>
              <wp:wrapTopAndBottom/>
              <wp:docPr id="10" name="Imag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 10"/>
                      <pic:cNvPicPr/>
                    </pic:nvPicPr>
                    <pic:blipFill>
                      <a:blip r:embed="rId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7232" cy="9052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576434DE" w14:textId="309A7F05" w:rsidR="0073184A" w:rsidRPr="00E25CC9" w:rsidDel="00040CBA" w:rsidRDefault="0073184A" w:rsidP="00E25CC9">
      <w:pPr>
        <w:ind w:left="2160" w:hanging="1340"/>
        <w:rPr>
          <w:del w:id="152" w:author="Admin" w:date="2024-04-23T08:19:00Z"/>
          <w:i/>
          <w:iCs/>
          <w:sz w:val="20"/>
          <w:rPrChange w:id="153" w:author="Admin" w:date="2024-04-23T08:22:00Z">
            <w:rPr>
              <w:del w:id="154" w:author="Admin" w:date="2024-04-23T08:19:00Z"/>
              <w:sz w:val="20"/>
            </w:rPr>
          </w:rPrChange>
        </w:rPr>
        <w:sectPr w:rsidR="0073184A" w:rsidRPr="00E25CC9" w:rsidDel="00040CBA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  <w:pPrChange w:id="155" w:author="Admin" w:date="2024-04-23T08:22:00Z">
          <w:pPr/>
        </w:pPrChange>
      </w:pPr>
    </w:p>
    <w:p w14:paraId="3A4D0376" w14:textId="01FF8E2C" w:rsidR="0073184A" w:rsidRPr="00E25CC9" w:rsidRDefault="006D4F62" w:rsidP="00E25CC9">
      <w:pPr>
        <w:pStyle w:val="ListParagraph"/>
        <w:numPr>
          <w:ilvl w:val="0"/>
          <w:numId w:val="8"/>
        </w:numPr>
        <w:spacing w:before="57"/>
        <w:ind w:left="2160" w:hanging="1340"/>
        <w:rPr>
          <w:i/>
          <w:iCs/>
          <w:sz w:val="28"/>
          <w:rPrChange w:id="156" w:author="Admin" w:date="2024-04-23T08:22:00Z">
            <w:rPr>
              <w:sz w:val="28"/>
            </w:rPr>
          </w:rPrChange>
        </w:rPr>
        <w:pPrChange w:id="157" w:author="Admin" w:date="2024-04-23T08:22:00Z">
          <w:pPr>
            <w:pStyle w:val="ListParagraph"/>
            <w:numPr>
              <w:numId w:val="8"/>
            </w:numPr>
            <w:spacing w:before="57"/>
            <w:ind w:left="1179"/>
          </w:pPr>
        </w:pPrChange>
      </w:pPr>
      <w:r w:rsidRPr="00E25CC9">
        <w:rPr>
          <w:i/>
          <w:iCs/>
          <w:sz w:val="28"/>
          <w:rPrChange w:id="158" w:author="Admin" w:date="2024-04-23T08:22:00Z">
            <w:rPr>
              <w:sz w:val="28"/>
            </w:rPr>
          </w:rPrChange>
        </w:rPr>
        <w:t>Biểu</w:t>
      </w:r>
      <w:r w:rsidRPr="00E25CC9">
        <w:rPr>
          <w:i/>
          <w:iCs/>
          <w:spacing w:val="-5"/>
          <w:sz w:val="28"/>
          <w:rPrChange w:id="159" w:author="Admin" w:date="2024-04-23T08:22:00Z">
            <w:rPr>
              <w:spacing w:val="-5"/>
              <w:sz w:val="28"/>
            </w:rPr>
          </w:rPrChange>
        </w:rPr>
        <w:t xml:space="preserve"> </w:t>
      </w:r>
      <w:r w:rsidRPr="00E25CC9">
        <w:rPr>
          <w:i/>
          <w:iCs/>
          <w:sz w:val="28"/>
          <w:rPrChange w:id="160" w:author="Admin" w:date="2024-04-23T08:22:00Z">
            <w:rPr>
              <w:sz w:val="28"/>
            </w:rPr>
          </w:rPrChange>
        </w:rPr>
        <w:t>đồ</w:t>
      </w:r>
      <w:r w:rsidRPr="00E25CC9">
        <w:rPr>
          <w:i/>
          <w:iCs/>
          <w:spacing w:val="-5"/>
          <w:sz w:val="28"/>
          <w:rPrChange w:id="161" w:author="Admin" w:date="2024-04-23T08:22:00Z">
            <w:rPr>
              <w:spacing w:val="-5"/>
              <w:sz w:val="28"/>
            </w:rPr>
          </w:rPrChange>
        </w:rPr>
        <w:t xml:space="preserve"> </w:t>
      </w:r>
      <w:r w:rsidRPr="00E25CC9">
        <w:rPr>
          <w:i/>
          <w:iCs/>
          <w:sz w:val="28"/>
          <w:rPrChange w:id="162" w:author="Admin" w:date="2024-04-23T08:22:00Z">
            <w:rPr>
              <w:sz w:val="28"/>
            </w:rPr>
          </w:rPrChange>
        </w:rPr>
        <w:t>usecase</w:t>
      </w:r>
      <w:r w:rsidRPr="00E25CC9">
        <w:rPr>
          <w:i/>
          <w:iCs/>
          <w:spacing w:val="-4"/>
          <w:sz w:val="28"/>
          <w:rPrChange w:id="163" w:author="Admin" w:date="2024-04-23T08:22:00Z">
            <w:rPr>
              <w:spacing w:val="-4"/>
              <w:sz w:val="28"/>
            </w:rPr>
          </w:rPrChange>
        </w:rPr>
        <w:t xml:space="preserve"> </w:t>
      </w:r>
      <w:r w:rsidRPr="00E25CC9">
        <w:rPr>
          <w:i/>
          <w:iCs/>
          <w:sz w:val="28"/>
          <w:rPrChange w:id="164" w:author="Admin" w:date="2024-04-23T08:22:00Z">
            <w:rPr>
              <w:sz w:val="28"/>
            </w:rPr>
          </w:rPrChange>
        </w:rPr>
        <w:t>chi</w:t>
      </w:r>
      <w:r w:rsidRPr="00E25CC9">
        <w:rPr>
          <w:i/>
          <w:iCs/>
          <w:spacing w:val="-4"/>
          <w:sz w:val="28"/>
          <w:rPrChange w:id="165" w:author="Admin" w:date="2024-04-23T08:22:00Z">
            <w:rPr>
              <w:spacing w:val="-4"/>
              <w:sz w:val="28"/>
            </w:rPr>
          </w:rPrChange>
        </w:rPr>
        <w:t xml:space="preserve"> </w:t>
      </w:r>
      <w:r w:rsidRPr="00E25CC9">
        <w:rPr>
          <w:i/>
          <w:iCs/>
          <w:sz w:val="28"/>
          <w:rPrChange w:id="166" w:author="Admin" w:date="2024-04-23T08:22:00Z">
            <w:rPr>
              <w:sz w:val="28"/>
            </w:rPr>
          </w:rPrChange>
        </w:rPr>
        <w:t>tiết</w:t>
      </w:r>
      <w:r w:rsidRPr="00E25CC9">
        <w:rPr>
          <w:i/>
          <w:iCs/>
          <w:spacing w:val="-4"/>
          <w:sz w:val="28"/>
          <w:rPrChange w:id="167" w:author="Admin" w:date="2024-04-23T08:22:00Z">
            <w:rPr>
              <w:spacing w:val="-4"/>
              <w:sz w:val="28"/>
            </w:rPr>
          </w:rPrChange>
        </w:rPr>
        <w:t xml:space="preserve"> </w:t>
      </w:r>
      <w:del w:id="168" w:author="Admin" w:date="2024-04-23T08:19:00Z">
        <w:r w:rsidRPr="00E25CC9" w:rsidDel="00040CBA">
          <w:rPr>
            <w:i/>
            <w:iCs/>
            <w:spacing w:val="-2"/>
            <w:sz w:val="28"/>
            <w:rPrChange w:id="169" w:author="Admin" w:date="2024-04-23T08:22:00Z">
              <w:rPr>
                <w:spacing w:val="-2"/>
                <w:sz w:val="28"/>
              </w:rPr>
            </w:rPrChange>
          </w:rPr>
          <w:delText>payment</w:delText>
        </w:r>
      </w:del>
      <w:ins w:id="170" w:author="Admin" w:date="2024-04-23T08:19:00Z">
        <w:r w:rsidR="00040CBA" w:rsidRPr="00E25CC9">
          <w:rPr>
            <w:i/>
            <w:iCs/>
            <w:spacing w:val="-2"/>
            <w:sz w:val="28"/>
            <w:lang w:val="en-US"/>
            <w:rPrChange w:id="171" w:author="Admin" w:date="2024-04-23T08:22:00Z">
              <w:rPr>
                <w:spacing w:val="-2"/>
                <w:sz w:val="28"/>
                <w:lang w:val="en-US"/>
              </w:rPr>
            </w:rPrChange>
          </w:rPr>
          <w:t>manage product</w:t>
        </w:r>
      </w:ins>
    </w:p>
    <w:p w14:paraId="378AA567" w14:textId="3A37CF30" w:rsidR="0073184A" w:rsidDel="00040CBA" w:rsidRDefault="00040CBA" w:rsidP="00040CBA">
      <w:pPr>
        <w:pStyle w:val="BodyText"/>
        <w:rPr>
          <w:del w:id="172" w:author="Admin" w:date="2024-04-23T08:19:00Z"/>
          <w:sz w:val="20"/>
        </w:rPr>
      </w:pPr>
      <w:ins w:id="173" w:author="Admin" w:date="2024-04-23T08:19:00Z">
        <w:r>
          <w:rPr>
            <w:noProof/>
          </w:rPr>
          <w:drawing>
            <wp:anchor distT="0" distB="0" distL="0" distR="0" simplePos="0" relativeHeight="251662848" behindDoc="1" locked="0" layoutInCell="1" allowOverlap="1" wp14:anchorId="0A143B48" wp14:editId="763FA315">
              <wp:simplePos x="0" y="0"/>
              <wp:positionH relativeFrom="page">
                <wp:posOffset>1080135</wp:posOffset>
              </wp:positionH>
              <wp:positionV relativeFrom="paragraph">
                <wp:posOffset>227965</wp:posOffset>
              </wp:positionV>
              <wp:extent cx="5134292" cy="4996910"/>
              <wp:effectExtent l="0" t="0" r="0" b="0"/>
              <wp:wrapTopAndBottom/>
              <wp:docPr id="6" name="Imag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 6"/>
                      <pic:cNvPicPr/>
                    </pic:nvPicPr>
                    <pic:blipFill>
                      <a:blip r:embed="rId1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34292" cy="4996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5CF82A98" w14:textId="77777777" w:rsidR="0073184A" w:rsidDel="00040CBA" w:rsidRDefault="0073184A" w:rsidP="00040CBA">
      <w:pPr>
        <w:pStyle w:val="BodyText"/>
        <w:rPr>
          <w:del w:id="174" w:author="Admin" w:date="2024-04-23T08:19:00Z"/>
          <w:sz w:val="20"/>
        </w:rPr>
      </w:pPr>
    </w:p>
    <w:p w14:paraId="378702AE" w14:textId="77777777" w:rsidR="0073184A" w:rsidDel="00040CBA" w:rsidRDefault="0073184A" w:rsidP="00040CBA">
      <w:pPr>
        <w:pStyle w:val="BodyText"/>
        <w:rPr>
          <w:del w:id="175" w:author="Admin" w:date="2024-04-23T08:19:00Z"/>
          <w:sz w:val="20"/>
        </w:rPr>
      </w:pPr>
    </w:p>
    <w:p w14:paraId="517E918B" w14:textId="54E4A3ED" w:rsidR="0073184A" w:rsidDel="00040CBA" w:rsidRDefault="006D4F62" w:rsidP="00040CBA">
      <w:pPr>
        <w:pStyle w:val="BodyText"/>
        <w:spacing w:before="140"/>
        <w:rPr>
          <w:del w:id="176" w:author="Admin" w:date="2024-04-23T08:19:00Z"/>
          <w:sz w:val="20"/>
        </w:rPr>
      </w:pPr>
      <w:del w:id="177" w:author="Admin" w:date="2024-04-23T08:19:00Z">
        <w:r w:rsidDel="00040CBA">
          <w:rPr>
            <w:noProof/>
          </w:rPr>
          <w:drawing>
            <wp:anchor distT="0" distB="0" distL="0" distR="0" simplePos="0" relativeHeight="251600896" behindDoc="1" locked="0" layoutInCell="1" allowOverlap="1" wp14:anchorId="3AB0787F" wp14:editId="026060CE">
              <wp:simplePos x="0" y="0"/>
              <wp:positionH relativeFrom="page">
                <wp:posOffset>1682070</wp:posOffset>
              </wp:positionH>
              <wp:positionV relativeFrom="paragraph">
                <wp:posOffset>250770</wp:posOffset>
              </wp:positionV>
              <wp:extent cx="4905778" cy="2052827"/>
              <wp:effectExtent l="0" t="0" r="0" b="0"/>
              <wp:wrapTopAndBottom/>
              <wp:docPr id="11" name="Imag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 11"/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5778" cy="20528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7FA27482" w14:textId="77777777" w:rsidR="0073184A" w:rsidDel="00040CBA" w:rsidRDefault="0073184A" w:rsidP="00040CBA">
      <w:pPr>
        <w:pStyle w:val="BodyText"/>
        <w:rPr>
          <w:del w:id="178" w:author="Admin" w:date="2024-04-23T08:19:00Z"/>
        </w:rPr>
      </w:pPr>
    </w:p>
    <w:p w14:paraId="165C9877" w14:textId="77777777" w:rsidR="0073184A" w:rsidDel="00040CBA" w:rsidRDefault="0073184A" w:rsidP="00040CBA">
      <w:pPr>
        <w:pStyle w:val="BodyText"/>
        <w:rPr>
          <w:del w:id="179" w:author="Admin" w:date="2024-04-23T08:19:00Z"/>
        </w:rPr>
      </w:pPr>
    </w:p>
    <w:p w14:paraId="7951BCCF" w14:textId="77777777" w:rsidR="0073184A" w:rsidDel="00040CBA" w:rsidRDefault="0073184A" w:rsidP="00040CBA">
      <w:pPr>
        <w:pStyle w:val="BodyText"/>
        <w:rPr>
          <w:del w:id="180" w:author="Admin" w:date="2024-04-23T08:19:00Z"/>
        </w:rPr>
      </w:pPr>
    </w:p>
    <w:p w14:paraId="4FC53826" w14:textId="77777777" w:rsidR="0073184A" w:rsidRDefault="0073184A" w:rsidP="00040CBA">
      <w:pPr>
        <w:pStyle w:val="BodyText"/>
        <w:spacing w:before="140"/>
        <w:pPrChange w:id="181" w:author="Admin" w:date="2024-04-23T08:19:00Z">
          <w:pPr>
            <w:pStyle w:val="BodyText"/>
          </w:pPr>
        </w:pPrChange>
      </w:pPr>
    </w:p>
    <w:p w14:paraId="5C07F9D2" w14:textId="77777777" w:rsidR="0073184A" w:rsidRDefault="0073184A" w:rsidP="00040CBA">
      <w:pPr>
        <w:pStyle w:val="BodyText"/>
        <w:spacing w:before="236"/>
      </w:pPr>
    </w:p>
    <w:p w14:paraId="3907DC55" w14:textId="37AC087E" w:rsidR="0073184A" w:rsidDel="00040CBA" w:rsidRDefault="006D4F62" w:rsidP="00E25CC9">
      <w:pPr>
        <w:pStyle w:val="ListParagraph"/>
        <w:numPr>
          <w:ilvl w:val="0"/>
          <w:numId w:val="8"/>
        </w:numPr>
        <w:ind w:left="0" w:right="-1" w:firstLine="0"/>
        <w:rPr>
          <w:del w:id="182" w:author="Admin" w:date="2024-04-23T08:20:00Z"/>
          <w:sz w:val="28"/>
        </w:rPr>
        <w:pPrChange w:id="183" w:author="Admin" w:date="2024-04-23T08:23:00Z">
          <w:pPr>
            <w:pStyle w:val="ListParagraph"/>
            <w:numPr>
              <w:numId w:val="8"/>
            </w:numPr>
            <w:ind w:left="1179"/>
          </w:pPr>
        </w:pPrChange>
      </w:pPr>
      <w:del w:id="184" w:author="Admin" w:date="2024-04-23T08:20:00Z">
        <w:r w:rsidDel="00040CBA">
          <w:rPr>
            <w:sz w:val="28"/>
          </w:rPr>
          <w:delText>Biểu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đồ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usecase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chi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tiết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pacing w:val="-2"/>
            <w:sz w:val="28"/>
          </w:rPr>
          <w:delText>order</w:delText>
        </w:r>
      </w:del>
    </w:p>
    <w:p w14:paraId="7D9C8A0F" w14:textId="5DCEACD4" w:rsidR="0073184A" w:rsidDel="00040CBA" w:rsidRDefault="0073184A" w:rsidP="00E25CC9">
      <w:pPr>
        <w:pStyle w:val="BodyText"/>
        <w:ind w:right="-1"/>
        <w:rPr>
          <w:del w:id="185" w:author="Admin" w:date="2024-04-23T08:20:00Z"/>
          <w:sz w:val="20"/>
        </w:rPr>
        <w:pPrChange w:id="186" w:author="Admin" w:date="2024-04-23T08:23:00Z">
          <w:pPr>
            <w:pStyle w:val="BodyText"/>
          </w:pPr>
        </w:pPrChange>
      </w:pPr>
    </w:p>
    <w:p w14:paraId="796951D7" w14:textId="5CC91FCC" w:rsidR="0073184A" w:rsidDel="00040CBA" w:rsidRDefault="0073184A" w:rsidP="00E25CC9">
      <w:pPr>
        <w:pStyle w:val="BodyText"/>
        <w:ind w:right="-1"/>
        <w:rPr>
          <w:del w:id="187" w:author="Admin" w:date="2024-04-23T08:20:00Z"/>
          <w:sz w:val="20"/>
        </w:rPr>
        <w:pPrChange w:id="188" w:author="Admin" w:date="2024-04-23T08:23:00Z">
          <w:pPr>
            <w:pStyle w:val="BodyText"/>
          </w:pPr>
        </w:pPrChange>
      </w:pPr>
    </w:p>
    <w:p w14:paraId="587590A0" w14:textId="2AD5CCB2" w:rsidR="0073184A" w:rsidDel="00040CBA" w:rsidRDefault="0073184A" w:rsidP="00E25CC9">
      <w:pPr>
        <w:pStyle w:val="BodyText"/>
        <w:ind w:right="-1"/>
        <w:rPr>
          <w:del w:id="189" w:author="Admin" w:date="2024-04-23T08:20:00Z"/>
          <w:sz w:val="20"/>
        </w:rPr>
        <w:pPrChange w:id="190" w:author="Admin" w:date="2024-04-23T08:23:00Z">
          <w:pPr>
            <w:pStyle w:val="BodyText"/>
          </w:pPr>
        </w:pPrChange>
      </w:pPr>
    </w:p>
    <w:p w14:paraId="313A3D24" w14:textId="63B603BE" w:rsidR="0073184A" w:rsidDel="00040CBA" w:rsidRDefault="006D4F62" w:rsidP="00E25CC9">
      <w:pPr>
        <w:pStyle w:val="BodyText"/>
        <w:spacing w:before="3"/>
        <w:ind w:right="-1"/>
        <w:rPr>
          <w:del w:id="191" w:author="Admin" w:date="2024-04-23T08:20:00Z"/>
          <w:sz w:val="20"/>
        </w:rPr>
        <w:pPrChange w:id="192" w:author="Admin" w:date="2024-04-23T08:23:00Z">
          <w:pPr>
            <w:pStyle w:val="BodyText"/>
            <w:spacing w:before="3"/>
          </w:pPr>
        </w:pPrChange>
      </w:pPr>
      <w:del w:id="193" w:author="Admin" w:date="2024-04-23T08:20:00Z">
        <w:r w:rsidDel="00040CBA">
          <w:rPr>
            <w:noProof/>
          </w:rPr>
          <w:drawing>
            <wp:anchor distT="0" distB="0" distL="0" distR="0" simplePos="0" relativeHeight="251607040" behindDoc="1" locked="0" layoutInCell="1" allowOverlap="1" wp14:anchorId="14F76D25" wp14:editId="466E8232">
              <wp:simplePos x="0" y="0"/>
              <wp:positionH relativeFrom="page">
                <wp:posOffset>1663845</wp:posOffset>
              </wp:positionH>
              <wp:positionV relativeFrom="paragraph">
                <wp:posOffset>163244</wp:posOffset>
              </wp:positionV>
              <wp:extent cx="5352684" cy="1550670"/>
              <wp:effectExtent l="0" t="0" r="0" b="0"/>
              <wp:wrapTopAndBottom/>
              <wp:docPr id="12" name="Imag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Image 12"/>
                      <pic:cNvPicPr/>
                    </pic:nvPicPr>
                    <pic:blipFill>
                      <a:blip r:embed="rId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52684" cy="1550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224860F3" w14:textId="58BA6AFC" w:rsidR="0073184A" w:rsidDel="00040CBA" w:rsidRDefault="0073184A" w:rsidP="00E25CC9">
      <w:pPr>
        <w:pStyle w:val="BodyText"/>
        <w:ind w:right="-1"/>
        <w:rPr>
          <w:del w:id="194" w:author="Admin" w:date="2024-04-23T08:20:00Z"/>
        </w:rPr>
        <w:pPrChange w:id="195" w:author="Admin" w:date="2024-04-23T08:23:00Z">
          <w:pPr>
            <w:pStyle w:val="BodyText"/>
          </w:pPr>
        </w:pPrChange>
      </w:pPr>
    </w:p>
    <w:p w14:paraId="4DBC2012" w14:textId="02A73305" w:rsidR="0073184A" w:rsidDel="00040CBA" w:rsidRDefault="0073184A" w:rsidP="00E25CC9">
      <w:pPr>
        <w:pStyle w:val="BodyText"/>
        <w:spacing w:before="257"/>
        <w:ind w:right="-1"/>
        <w:rPr>
          <w:del w:id="196" w:author="Admin" w:date="2024-04-23T08:20:00Z"/>
        </w:rPr>
        <w:pPrChange w:id="197" w:author="Admin" w:date="2024-04-23T08:23:00Z">
          <w:pPr>
            <w:pStyle w:val="BodyText"/>
            <w:spacing w:before="257"/>
          </w:pPr>
        </w:pPrChange>
      </w:pPr>
    </w:p>
    <w:p w14:paraId="45272B8E" w14:textId="1183B85C" w:rsidR="0073184A" w:rsidDel="00040CBA" w:rsidRDefault="006D4F62" w:rsidP="00E25CC9">
      <w:pPr>
        <w:pStyle w:val="ListParagraph"/>
        <w:numPr>
          <w:ilvl w:val="0"/>
          <w:numId w:val="8"/>
        </w:numPr>
        <w:spacing w:before="1"/>
        <w:ind w:left="0" w:right="-1" w:firstLine="0"/>
        <w:rPr>
          <w:del w:id="198" w:author="Admin" w:date="2024-04-23T08:20:00Z"/>
          <w:sz w:val="28"/>
        </w:rPr>
        <w:pPrChange w:id="199" w:author="Admin" w:date="2024-04-23T08:23:00Z">
          <w:pPr>
            <w:pStyle w:val="ListParagraph"/>
            <w:numPr>
              <w:numId w:val="8"/>
            </w:numPr>
            <w:spacing w:before="1"/>
            <w:ind w:left="1179"/>
          </w:pPr>
        </w:pPrChange>
      </w:pPr>
      <w:del w:id="200" w:author="Admin" w:date="2024-04-23T08:20:00Z">
        <w:r w:rsidDel="00040CBA">
          <w:rPr>
            <w:sz w:val="28"/>
          </w:rPr>
          <w:delText>Biểu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đồ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usecase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chi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tiết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manage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pacing w:val="-4"/>
            <w:sz w:val="28"/>
          </w:rPr>
          <w:delText>Book</w:delText>
        </w:r>
      </w:del>
    </w:p>
    <w:p w14:paraId="0ABEB856" w14:textId="05444CF6" w:rsidR="0073184A" w:rsidDel="00040CBA" w:rsidRDefault="0073184A" w:rsidP="00E25CC9">
      <w:pPr>
        <w:ind w:right="-1"/>
        <w:rPr>
          <w:del w:id="201" w:author="Admin" w:date="2024-04-23T08:20:00Z"/>
          <w:sz w:val="28"/>
        </w:rPr>
        <w:sectPr w:rsidR="0073184A" w:rsidDel="00040CBA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  <w:pPrChange w:id="202" w:author="Admin" w:date="2024-04-23T08:23:00Z">
          <w:pPr/>
        </w:pPrChange>
      </w:pPr>
    </w:p>
    <w:p w14:paraId="51B2753C" w14:textId="28491AF0" w:rsidR="0073184A" w:rsidDel="00040CBA" w:rsidRDefault="0073184A" w:rsidP="00E25CC9">
      <w:pPr>
        <w:pStyle w:val="BodyText"/>
        <w:spacing w:before="7"/>
        <w:ind w:right="-1"/>
        <w:rPr>
          <w:del w:id="203" w:author="Admin" w:date="2024-04-23T08:20:00Z"/>
          <w:sz w:val="2"/>
        </w:rPr>
        <w:pPrChange w:id="204" w:author="Admin" w:date="2024-04-23T08:23:00Z">
          <w:pPr>
            <w:pStyle w:val="BodyText"/>
            <w:spacing w:before="7"/>
          </w:pPr>
        </w:pPrChange>
      </w:pPr>
    </w:p>
    <w:p w14:paraId="46486F44" w14:textId="1340846D" w:rsidR="0073184A" w:rsidDel="00040CBA" w:rsidRDefault="006D4F62" w:rsidP="00E25CC9">
      <w:pPr>
        <w:pStyle w:val="BodyText"/>
        <w:ind w:right="-1"/>
        <w:rPr>
          <w:del w:id="205" w:author="Admin" w:date="2024-04-23T08:20:00Z"/>
          <w:sz w:val="20"/>
        </w:rPr>
        <w:pPrChange w:id="206" w:author="Admin" w:date="2024-04-23T08:23:00Z">
          <w:pPr>
            <w:pStyle w:val="BodyText"/>
            <w:ind w:left="1370"/>
          </w:pPr>
        </w:pPrChange>
      </w:pPr>
      <w:del w:id="207" w:author="Admin" w:date="2024-04-23T08:20:00Z">
        <w:r w:rsidDel="00040CBA">
          <w:rPr>
            <w:noProof/>
            <w:sz w:val="20"/>
          </w:rPr>
          <w:drawing>
            <wp:inline distT="0" distB="0" distL="0" distR="0" wp14:anchorId="1AAE04F3" wp14:editId="18859D53">
              <wp:extent cx="4703349" cy="2444210"/>
              <wp:effectExtent l="0" t="0" r="0" b="0"/>
              <wp:docPr id="13" name="Imag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Image 13"/>
                      <pic:cNvPicPr/>
                    </pic:nvPicPr>
                    <pic:blipFill>
                      <a:blip r:embed="rId1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3349" cy="2444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3E14FD4" w14:textId="2D251281" w:rsidR="0073184A" w:rsidDel="00040CBA" w:rsidRDefault="0073184A" w:rsidP="00E25CC9">
      <w:pPr>
        <w:pStyle w:val="BodyText"/>
        <w:ind w:right="-1"/>
        <w:rPr>
          <w:del w:id="208" w:author="Admin" w:date="2024-04-23T08:20:00Z"/>
        </w:rPr>
        <w:pPrChange w:id="209" w:author="Admin" w:date="2024-04-23T08:23:00Z">
          <w:pPr>
            <w:pStyle w:val="BodyText"/>
          </w:pPr>
        </w:pPrChange>
      </w:pPr>
    </w:p>
    <w:p w14:paraId="55C066D5" w14:textId="0243AE97" w:rsidR="0073184A" w:rsidDel="00040CBA" w:rsidRDefault="0073184A" w:rsidP="00E25CC9">
      <w:pPr>
        <w:pStyle w:val="BodyText"/>
        <w:spacing w:before="13"/>
        <w:ind w:right="-1"/>
        <w:rPr>
          <w:del w:id="210" w:author="Admin" w:date="2024-04-23T08:20:00Z"/>
        </w:rPr>
        <w:pPrChange w:id="211" w:author="Admin" w:date="2024-04-23T08:23:00Z">
          <w:pPr>
            <w:pStyle w:val="BodyText"/>
            <w:spacing w:before="13"/>
          </w:pPr>
        </w:pPrChange>
      </w:pPr>
    </w:p>
    <w:p w14:paraId="5135EC05" w14:textId="07FF4069" w:rsidR="0073184A" w:rsidDel="00040CBA" w:rsidRDefault="006D4F62" w:rsidP="00E25CC9">
      <w:pPr>
        <w:pStyle w:val="ListParagraph"/>
        <w:numPr>
          <w:ilvl w:val="0"/>
          <w:numId w:val="8"/>
        </w:numPr>
        <w:spacing w:before="1"/>
        <w:ind w:left="0" w:right="-1" w:firstLine="0"/>
        <w:rPr>
          <w:del w:id="212" w:author="Admin" w:date="2024-04-23T08:20:00Z"/>
          <w:sz w:val="28"/>
        </w:rPr>
        <w:pPrChange w:id="213" w:author="Admin" w:date="2024-04-23T08:23:00Z">
          <w:pPr>
            <w:pStyle w:val="ListParagraph"/>
            <w:numPr>
              <w:numId w:val="8"/>
            </w:numPr>
            <w:spacing w:before="1"/>
            <w:ind w:left="1179"/>
          </w:pPr>
        </w:pPrChange>
      </w:pPr>
      <w:del w:id="214" w:author="Admin" w:date="2024-04-23T08:20:00Z">
        <w:r w:rsidDel="00040CBA">
          <w:rPr>
            <w:sz w:val="28"/>
          </w:rPr>
          <w:delText>Biểu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đồ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usecase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chi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tiết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manage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pacing w:val="-2"/>
            <w:sz w:val="28"/>
          </w:rPr>
          <w:delText>Clothes</w:delText>
        </w:r>
      </w:del>
    </w:p>
    <w:p w14:paraId="1CAC5236" w14:textId="6656BB4F" w:rsidR="0073184A" w:rsidDel="00040CBA" w:rsidRDefault="0073184A" w:rsidP="00E25CC9">
      <w:pPr>
        <w:pStyle w:val="BodyText"/>
        <w:ind w:right="-1"/>
        <w:rPr>
          <w:del w:id="215" w:author="Admin" w:date="2024-04-23T08:20:00Z"/>
          <w:sz w:val="20"/>
        </w:rPr>
        <w:pPrChange w:id="216" w:author="Admin" w:date="2024-04-23T08:23:00Z">
          <w:pPr>
            <w:pStyle w:val="BodyText"/>
          </w:pPr>
        </w:pPrChange>
      </w:pPr>
    </w:p>
    <w:p w14:paraId="19DAA5A8" w14:textId="285CA443" w:rsidR="0073184A" w:rsidDel="00040CBA" w:rsidRDefault="0073184A" w:rsidP="00E25CC9">
      <w:pPr>
        <w:pStyle w:val="BodyText"/>
        <w:ind w:right="-1"/>
        <w:rPr>
          <w:del w:id="217" w:author="Admin" w:date="2024-04-23T08:20:00Z"/>
          <w:sz w:val="20"/>
        </w:rPr>
        <w:pPrChange w:id="218" w:author="Admin" w:date="2024-04-23T08:23:00Z">
          <w:pPr>
            <w:pStyle w:val="BodyText"/>
          </w:pPr>
        </w:pPrChange>
      </w:pPr>
    </w:p>
    <w:p w14:paraId="7411CECF" w14:textId="05165AA9" w:rsidR="0073184A" w:rsidDel="00040CBA" w:rsidRDefault="0073184A" w:rsidP="00E25CC9">
      <w:pPr>
        <w:pStyle w:val="BodyText"/>
        <w:ind w:right="-1"/>
        <w:rPr>
          <w:del w:id="219" w:author="Admin" w:date="2024-04-23T08:20:00Z"/>
          <w:sz w:val="20"/>
        </w:rPr>
        <w:pPrChange w:id="220" w:author="Admin" w:date="2024-04-23T08:23:00Z">
          <w:pPr>
            <w:pStyle w:val="BodyText"/>
          </w:pPr>
        </w:pPrChange>
      </w:pPr>
    </w:p>
    <w:p w14:paraId="6A37BE8D" w14:textId="16A067E2" w:rsidR="0073184A" w:rsidDel="00040CBA" w:rsidRDefault="006D4F62" w:rsidP="00E25CC9">
      <w:pPr>
        <w:pStyle w:val="BodyText"/>
        <w:spacing w:before="13"/>
        <w:ind w:right="-1"/>
        <w:rPr>
          <w:del w:id="221" w:author="Admin" w:date="2024-04-23T08:20:00Z"/>
          <w:sz w:val="20"/>
        </w:rPr>
        <w:pPrChange w:id="222" w:author="Admin" w:date="2024-04-23T08:23:00Z">
          <w:pPr>
            <w:pStyle w:val="BodyText"/>
            <w:spacing w:before="13"/>
          </w:pPr>
        </w:pPrChange>
      </w:pPr>
      <w:del w:id="223" w:author="Admin" w:date="2024-04-23T08:20:00Z">
        <w:r w:rsidDel="00040CBA">
          <w:rPr>
            <w:noProof/>
          </w:rPr>
          <w:drawing>
            <wp:anchor distT="0" distB="0" distL="0" distR="0" simplePos="0" relativeHeight="251613184" behindDoc="1" locked="0" layoutInCell="1" allowOverlap="1" wp14:anchorId="3228B9A4" wp14:editId="58F12582">
              <wp:simplePos x="0" y="0"/>
              <wp:positionH relativeFrom="page">
                <wp:posOffset>1479550</wp:posOffset>
              </wp:positionH>
              <wp:positionV relativeFrom="paragraph">
                <wp:posOffset>169927</wp:posOffset>
              </wp:positionV>
              <wp:extent cx="4703349" cy="2444210"/>
              <wp:effectExtent l="0" t="0" r="0" b="0"/>
              <wp:wrapTopAndBottom/>
              <wp:docPr id="14" name="Imag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 14"/>
                      <pic:cNvPicPr/>
                    </pic:nvPicPr>
                    <pic:blipFill>
                      <a:blip r:embed="rId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3349" cy="2444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77962207" w14:textId="22BE177B" w:rsidR="0073184A" w:rsidDel="00040CBA" w:rsidRDefault="0073184A" w:rsidP="00E25CC9">
      <w:pPr>
        <w:pStyle w:val="BodyText"/>
        <w:ind w:right="-1"/>
        <w:rPr>
          <w:del w:id="224" w:author="Admin" w:date="2024-04-23T08:20:00Z"/>
        </w:rPr>
        <w:pPrChange w:id="225" w:author="Admin" w:date="2024-04-23T08:23:00Z">
          <w:pPr>
            <w:pStyle w:val="BodyText"/>
          </w:pPr>
        </w:pPrChange>
      </w:pPr>
    </w:p>
    <w:p w14:paraId="55A45B94" w14:textId="71979402" w:rsidR="0073184A" w:rsidDel="00040CBA" w:rsidRDefault="0073184A" w:rsidP="00E25CC9">
      <w:pPr>
        <w:pStyle w:val="BodyText"/>
        <w:ind w:right="-1"/>
        <w:rPr>
          <w:del w:id="226" w:author="Admin" w:date="2024-04-23T08:20:00Z"/>
        </w:rPr>
        <w:pPrChange w:id="227" w:author="Admin" w:date="2024-04-23T08:23:00Z">
          <w:pPr>
            <w:pStyle w:val="BodyText"/>
          </w:pPr>
        </w:pPrChange>
      </w:pPr>
    </w:p>
    <w:p w14:paraId="1D5A327B" w14:textId="5F16181F" w:rsidR="0073184A" w:rsidDel="00040CBA" w:rsidRDefault="0073184A" w:rsidP="00E25CC9">
      <w:pPr>
        <w:pStyle w:val="BodyText"/>
        <w:spacing w:before="68"/>
        <w:ind w:right="-1"/>
        <w:rPr>
          <w:del w:id="228" w:author="Admin" w:date="2024-04-23T08:20:00Z"/>
        </w:rPr>
        <w:pPrChange w:id="229" w:author="Admin" w:date="2024-04-23T08:23:00Z">
          <w:pPr>
            <w:pStyle w:val="BodyText"/>
            <w:spacing w:before="68"/>
          </w:pPr>
        </w:pPrChange>
      </w:pPr>
    </w:p>
    <w:p w14:paraId="284F59DF" w14:textId="13987E6B" w:rsidR="0073184A" w:rsidDel="00040CBA" w:rsidRDefault="006D4F62" w:rsidP="00E25CC9">
      <w:pPr>
        <w:pStyle w:val="ListParagraph"/>
        <w:numPr>
          <w:ilvl w:val="0"/>
          <w:numId w:val="8"/>
        </w:numPr>
        <w:ind w:left="0" w:right="-1" w:firstLine="0"/>
        <w:rPr>
          <w:del w:id="230" w:author="Admin" w:date="2024-04-23T08:20:00Z"/>
          <w:sz w:val="28"/>
        </w:rPr>
        <w:pPrChange w:id="231" w:author="Admin" w:date="2024-04-23T08:23:00Z">
          <w:pPr>
            <w:pStyle w:val="ListParagraph"/>
            <w:numPr>
              <w:numId w:val="8"/>
            </w:numPr>
            <w:ind w:left="1179"/>
          </w:pPr>
        </w:pPrChange>
      </w:pPr>
      <w:del w:id="232" w:author="Admin" w:date="2024-04-23T08:20:00Z">
        <w:r w:rsidDel="00040CBA">
          <w:rPr>
            <w:sz w:val="28"/>
          </w:rPr>
          <w:delText>Biểu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đồ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usecase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chi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tiết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manage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pacing w:val="-2"/>
            <w:sz w:val="28"/>
          </w:rPr>
          <w:delText>Mobile</w:delText>
        </w:r>
      </w:del>
    </w:p>
    <w:p w14:paraId="07379AE7" w14:textId="5C367B3A" w:rsidR="0073184A" w:rsidDel="00040CBA" w:rsidRDefault="0073184A" w:rsidP="00E25CC9">
      <w:pPr>
        <w:ind w:right="-1"/>
        <w:rPr>
          <w:del w:id="233" w:author="Admin" w:date="2024-04-23T08:20:00Z"/>
          <w:sz w:val="28"/>
        </w:rPr>
        <w:sectPr w:rsidR="0073184A" w:rsidDel="00040CBA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  <w:pPrChange w:id="234" w:author="Admin" w:date="2024-04-23T08:23:00Z">
          <w:pPr/>
        </w:pPrChange>
      </w:pPr>
    </w:p>
    <w:p w14:paraId="7B3E500E" w14:textId="31224E4B" w:rsidR="0073184A" w:rsidDel="00040CBA" w:rsidRDefault="0073184A" w:rsidP="00E25CC9">
      <w:pPr>
        <w:pStyle w:val="BodyText"/>
        <w:spacing w:before="3"/>
        <w:ind w:right="-1"/>
        <w:rPr>
          <w:del w:id="235" w:author="Admin" w:date="2024-04-23T08:20:00Z"/>
          <w:sz w:val="18"/>
        </w:rPr>
        <w:pPrChange w:id="236" w:author="Admin" w:date="2024-04-23T08:23:00Z">
          <w:pPr>
            <w:pStyle w:val="BodyText"/>
            <w:spacing w:before="3"/>
          </w:pPr>
        </w:pPrChange>
      </w:pPr>
    </w:p>
    <w:p w14:paraId="20921582" w14:textId="4F512A03" w:rsidR="0073184A" w:rsidDel="00040CBA" w:rsidRDefault="006D4F62" w:rsidP="00E25CC9">
      <w:pPr>
        <w:pStyle w:val="BodyText"/>
        <w:ind w:right="-1"/>
        <w:rPr>
          <w:del w:id="237" w:author="Admin" w:date="2024-04-23T08:20:00Z"/>
          <w:sz w:val="20"/>
        </w:rPr>
        <w:pPrChange w:id="238" w:author="Admin" w:date="2024-04-23T08:23:00Z">
          <w:pPr>
            <w:pStyle w:val="BodyText"/>
            <w:ind w:left="910"/>
          </w:pPr>
        </w:pPrChange>
      </w:pPr>
      <w:del w:id="239" w:author="Admin" w:date="2024-04-23T08:20:00Z">
        <w:r w:rsidDel="00040CBA">
          <w:rPr>
            <w:noProof/>
            <w:sz w:val="20"/>
          </w:rPr>
          <w:drawing>
            <wp:inline distT="0" distB="0" distL="0" distR="0" wp14:anchorId="0068E96D" wp14:editId="3638DA72">
              <wp:extent cx="4792694" cy="2444210"/>
              <wp:effectExtent l="0" t="0" r="0" b="0"/>
              <wp:docPr id="15" name="Imag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Image 15"/>
                      <pic:cNvPicPr/>
                    </pic:nvPicPr>
                    <pic:blipFill>
                      <a:blip r:embed="rId2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2694" cy="2444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4FEFC6" w14:textId="77C58FAD" w:rsidR="0073184A" w:rsidDel="00040CBA" w:rsidRDefault="0073184A" w:rsidP="00E25CC9">
      <w:pPr>
        <w:pStyle w:val="BodyText"/>
        <w:ind w:right="-1"/>
        <w:rPr>
          <w:del w:id="240" w:author="Admin" w:date="2024-04-23T08:20:00Z"/>
        </w:rPr>
        <w:pPrChange w:id="241" w:author="Admin" w:date="2024-04-23T08:23:00Z">
          <w:pPr>
            <w:pStyle w:val="BodyText"/>
          </w:pPr>
        </w:pPrChange>
      </w:pPr>
    </w:p>
    <w:p w14:paraId="58AE46B6" w14:textId="7125D0D6" w:rsidR="0073184A" w:rsidDel="00040CBA" w:rsidRDefault="0073184A" w:rsidP="00E25CC9">
      <w:pPr>
        <w:pStyle w:val="BodyText"/>
        <w:ind w:right="-1"/>
        <w:rPr>
          <w:del w:id="242" w:author="Admin" w:date="2024-04-23T08:20:00Z"/>
        </w:rPr>
        <w:pPrChange w:id="243" w:author="Admin" w:date="2024-04-23T08:23:00Z">
          <w:pPr>
            <w:pStyle w:val="BodyText"/>
          </w:pPr>
        </w:pPrChange>
      </w:pPr>
    </w:p>
    <w:p w14:paraId="30DB8E68" w14:textId="52C99EA6" w:rsidR="0073184A" w:rsidDel="00040CBA" w:rsidRDefault="0073184A" w:rsidP="00E25CC9">
      <w:pPr>
        <w:pStyle w:val="BodyText"/>
        <w:spacing w:before="318"/>
        <w:ind w:right="-1"/>
        <w:rPr>
          <w:del w:id="244" w:author="Admin" w:date="2024-04-23T08:20:00Z"/>
        </w:rPr>
        <w:pPrChange w:id="245" w:author="Admin" w:date="2024-04-23T08:23:00Z">
          <w:pPr>
            <w:pStyle w:val="BodyText"/>
            <w:spacing w:before="318"/>
          </w:pPr>
        </w:pPrChange>
      </w:pPr>
    </w:p>
    <w:p w14:paraId="71F300E6" w14:textId="62292A14" w:rsidR="0073184A" w:rsidDel="00040CBA" w:rsidRDefault="006D4F62" w:rsidP="00E25CC9">
      <w:pPr>
        <w:pStyle w:val="ListParagraph"/>
        <w:numPr>
          <w:ilvl w:val="0"/>
          <w:numId w:val="8"/>
        </w:numPr>
        <w:ind w:left="0" w:right="-1" w:firstLine="0"/>
        <w:rPr>
          <w:del w:id="246" w:author="Admin" w:date="2024-04-23T08:20:00Z"/>
          <w:sz w:val="28"/>
        </w:rPr>
        <w:pPrChange w:id="247" w:author="Admin" w:date="2024-04-23T08:23:00Z">
          <w:pPr>
            <w:pStyle w:val="ListParagraph"/>
            <w:numPr>
              <w:numId w:val="8"/>
            </w:numPr>
            <w:ind w:left="1179"/>
          </w:pPr>
        </w:pPrChange>
      </w:pPr>
      <w:del w:id="248" w:author="Admin" w:date="2024-04-23T08:20:00Z">
        <w:r w:rsidDel="00040CBA">
          <w:rPr>
            <w:sz w:val="28"/>
          </w:rPr>
          <w:delText>Biểu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đồ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usecase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chi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tiết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manage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pacing w:val="-2"/>
            <w:sz w:val="28"/>
          </w:rPr>
          <w:delText>order</w:delText>
        </w:r>
      </w:del>
    </w:p>
    <w:p w14:paraId="12765E96" w14:textId="60401D33" w:rsidR="0073184A" w:rsidDel="00040CBA" w:rsidRDefault="0073184A" w:rsidP="00E25CC9">
      <w:pPr>
        <w:pStyle w:val="BodyText"/>
        <w:ind w:right="-1"/>
        <w:rPr>
          <w:del w:id="249" w:author="Admin" w:date="2024-04-23T08:20:00Z"/>
          <w:sz w:val="20"/>
        </w:rPr>
        <w:pPrChange w:id="250" w:author="Admin" w:date="2024-04-23T08:23:00Z">
          <w:pPr>
            <w:pStyle w:val="BodyText"/>
          </w:pPr>
        </w:pPrChange>
      </w:pPr>
    </w:p>
    <w:p w14:paraId="62174AAD" w14:textId="16AD28DD" w:rsidR="0073184A" w:rsidDel="00040CBA" w:rsidRDefault="0073184A" w:rsidP="00E25CC9">
      <w:pPr>
        <w:pStyle w:val="BodyText"/>
        <w:ind w:right="-1"/>
        <w:rPr>
          <w:del w:id="251" w:author="Admin" w:date="2024-04-23T08:20:00Z"/>
          <w:sz w:val="20"/>
        </w:rPr>
        <w:pPrChange w:id="252" w:author="Admin" w:date="2024-04-23T08:23:00Z">
          <w:pPr>
            <w:pStyle w:val="BodyText"/>
          </w:pPr>
        </w:pPrChange>
      </w:pPr>
    </w:p>
    <w:p w14:paraId="3298B2CE" w14:textId="1DC6A578" w:rsidR="0073184A" w:rsidDel="00040CBA" w:rsidRDefault="006D4F62" w:rsidP="00E25CC9">
      <w:pPr>
        <w:pStyle w:val="BodyText"/>
        <w:spacing w:before="165"/>
        <w:ind w:right="-1"/>
        <w:rPr>
          <w:del w:id="253" w:author="Admin" w:date="2024-04-23T08:20:00Z"/>
          <w:sz w:val="20"/>
        </w:rPr>
        <w:pPrChange w:id="254" w:author="Admin" w:date="2024-04-23T08:23:00Z">
          <w:pPr>
            <w:pStyle w:val="BodyText"/>
            <w:spacing w:before="165"/>
          </w:pPr>
        </w:pPrChange>
      </w:pPr>
      <w:del w:id="255" w:author="Admin" w:date="2024-04-23T08:20:00Z">
        <w:r w:rsidDel="00040CBA">
          <w:rPr>
            <w:noProof/>
          </w:rPr>
          <w:drawing>
            <wp:anchor distT="0" distB="0" distL="0" distR="0" simplePos="0" relativeHeight="251619328" behindDoc="1" locked="0" layoutInCell="1" allowOverlap="1" wp14:anchorId="5FE5F121" wp14:editId="3E2128AC">
              <wp:simplePos x="0" y="0"/>
              <wp:positionH relativeFrom="page">
                <wp:posOffset>1606550</wp:posOffset>
              </wp:positionH>
              <wp:positionV relativeFrom="paragraph">
                <wp:posOffset>266108</wp:posOffset>
              </wp:positionV>
              <wp:extent cx="3286601" cy="1652873"/>
              <wp:effectExtent l="0" t="0" r="0" b="0"/>
              <wp:wrapTopAndBottom/>
              <wp:docPr id="16" name="Imag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Image 16"/>
                      <pic:cNvPicPr/>
                    </pic:nvPicPr>
                    <pic:blipFill>
                      <a:blip r:embed="rId2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86601" cy="16528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27104827" w14:textId="68C6BABE" w:rsidR="0073184A" w:rsidDel="00040CBA" w:rsidRDefault="0073184A" w:rsidP="00E25CC9">
      <w:pPr>
        <w:pStyle w:val="BodyText"/>
        <w:ind w:right="-1"/>
        <w:rPr>
          <w:del w:id="256" w:author="Admin" w:date="2024-04-23T08:20:00Z"/>
        </w:rPr>
        <w:pPrChange w:id="257" w:author="Admin" w:date="2024-04-23T08:23:00Z">
          <w:pPr>
            <w:pStyle w:val="BodyText"/>
          </w:pPr>
        </w:pPrChange>
      </w:pPr>
    </w:p>
    <w:p w14:paraId="36ACC64D" w14:textId="2AF6F62C" w:rsidR="0073184A" w:rsidDel="00040CBA" w:rsidRDefault="0073184A" w:rsidP="00E25CC9">
      <w:pPr>
        <w:pStyle w:val="BodyText"/>
        <w:ind w:right="-1"/>
        <w:rPr>
          <w:del w:id="258" w:author="Admin" w:date="2024-04-23T08:20:00Z"/>
        </w:rPr>
        <w:pPrChange w:id="259" w:author="Admin" w:date="2024-04-23T08:23:00Z">
          <w:pPr>
            <w:pStyle w:val="BodyText"/>
          </w:pPr>
        </w:pPrChange>
      </w:pPr>
    </w:p>
    <w:p w14:paraId="1D40526A" w14:textId="5F4EC615" w:rsidR="0073184A" w:rsidDel="00040CBA" w:rsidRDefault="0073184A" w:rsidP="00E25CC9">
      <w:pPr>
        <w:pStyle w:val="BodyText"/>
        <w:spacing w:before="160"/>
        <w:ind w:right="-1"/>
        <w:rPr>
          <w:del w:id="260" w:author="Admin" w:date="2024-04-23T08:20:00Z"/>
        </w:rPr>
        <w:pPrChange w:id="261" w:author="Admin" w:date="2024-04-23T08:23:00Z">
          <w:pPr>
            <w:pStyle w:val="BodyText"/>
            <w:spacing w:before="160"/>
          </w:pPr>
        </w:pPrChange>
      </w:pPr>
    </w:p>
    <w:p w14:paraId="47A66933" w14:textId="2145C653" w:rsidR="0073184A" w:rsidDel="00040CBA" w:rsidRDefault="006D4F62" w:rsidP="00E25CC9">
      <w:pPr>
        <w:pStyle w:val="ListParagraph"/>
        <w:numPr>
          <w:ilvl w:val="0"/>
          <w:numId w:val="8"/>
        </w:numPr>
        <w:ind w:left="0" w:right="-1" w:firstLine="0"/>
        <w:rPr>
          <w:del w:id="262" w:author="Admin" w:date="2024-04-23T08:20:00Z"/>
          <w:sz w:val="28"/>
        </w:rPr>
        <w:pPrChange w:id="263" w:author="Admin" w:date="2024-04-23T08:23:00Z">
          <w:pPr>
            <w:pStyle w:val="ListParagraph"/>
            <w:numPr>
              <w:numId w:val="8"/>
            </w:numPr>
            <w:ind w:left="1179"/>
          </w:pPr>
        </w:pPrChange>
      </w:pPr>
      <w:del w:id="264" w:author="Admin" w:date="2024-04-23T08:20:00Z">
        <w:r w:rsidDel="00040CBA">
          <w:rPr>
            <w:sz w:val="28"/>
          </w:rPr>
          <w:delText>Biểu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đồ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usecase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chi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tiết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manage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pacing w:val="-2"/>
            <w:sz w:val="28"/>
          </w:rPr>
          <w:delText>Customer</w:delText>
        </w:r>
      </w:del>
    </w:p>
    <w:p w14:paraId="561EA850" w14:textId="0CD620D8" w:rsidR="0073184A" w:rsidDel="00040CBA" w:rsidRDefault="0073184A" w:rsidP="00E25CC9">
      <w:pPr>
        <w:ind w:right="-1"/>
        <w:rPr>
          <w:del w:id="265" w:author="Admin" w:date="2024-04-23T08:20:00Z"/>
          <w:sz w:val="28"/>
        </w:rPr>
        <w:sectPr w:rsidR="0073184A" w:rsidDel="00040CBA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  <w:pPrChange w:id="266" w:author="Admin" w:date="2024-04-23T08:23:00Z">
          <w:pPr/>
        </w:pPrChange>
      </w:pPr>
    </w:p>
    <w:p w14:paraId="712BD648" w14:textId="0DB6A4E9" w:rsidR="0073184A" w:rsidDel="00040CBA" w:rsidRDefault="0073184A" w:rsidP="00E25CC9">
      <w:pPr>
        <w:pStyle w:val="BodyText"/>
        <w:ind w:right="-1"/>
        <w:rPr>
          <w:del w:id="267" w:author="Admin" w:date="2024-04-23T08:20:00Z"/>
          <w:sz w:val="13"/>
        </w:rPr>
        <w:pPrChange w:id="268" w:author="Admin" w:date="2024-04-23T08:23:00Z">
          <w:pPr>
            <w:pStyle w:val="BodyText"/>
          </w:pPr>
        </w:pPrChange>
      </w:pPr>
    </w:p>
    <w:p w14:paraId="39C88477" w14:textId="15DE6E01" w:rsidR="0073184A" w:rsidDel="00040CBA" w:rsidRDefault="006D4F62" w:rsidP="00E25CC9">
      <w:pPr>
        <w:pStyle w:val="BodyText"/>
        <w:ind w:right="-1"/>
        <w:rPr>
          <w:del w:id="269" w:author="Admin" w:date="2024-04-23T08:20:00Z"/>
          <w:sz w:val="20"/>
        </w:rPr>
        <w:pPrChange w:id="270" w:author="Admin" w:date="2024-04-23T08:23:00Z">
          <w:pPr>
            <w:pStyle w:val="BodyText"/>
            <w:ind w:left="1240"/>
          </w:pPr>
        </w:pPrChange>
      </w:pPr>
      <w:del w:id="271" w:author="Admin" w:date="2024-04-23T08:20:00Z">
        <w:r w:rsidDel="00040CBA">
          <w:rPr>
            <w:noProof/>
            <w:sz w:val="20"/>
          </w:rPr>
          <w:drawing>
            <wp:inline distT="0" distB="0" distL="0" distR="0" wp14:anchorId="72E3472F" wp14:editId="19221F7C">
              <wp:extent cx="4799076" cy="2444210"/>
              <wp:effectExtent l="0" t="0" r="0" b="0"/>
              <wp:docPr id="17" name="Imag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Image 17"/>
                      <pic:cNvPicPr/>
                    </pic:nvPicPr>
                    <pic:blipFill>
                      <a:blip r:embed="rId2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9076" cy="2444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C8E89E4" w14:textId="112EEBA4" w:rsidR="0073184A" w:rsidDel="00040CBA" w:rsidRDefault="0073184A" w:rsidP="00E25CC9">
      <w:pPr>
        <w:pStyle w:val="BodyText"/>
        <w:ind w:right="-1"/>
        <w:rPr>
          <w:del w:id="272" w:author="Admin" w:date="2024-04-23T08:20:00Z"/>
        </w:rPr>
        <w:pPrChange w:id="273" w:author="Admin" w:date="2024-04-23T08:23:00Z">
          <w:pPr>
            <w:pStyle w:val="BodyText"/>
          </w:pPr>
        </w:pPrChange>
      </w:pPr>
    </w:p>
    <w:p w14:paraId="634CE6AA" w14:textId="5012ACCC" w:rsidR="0073184A" w:rsidDel="00040CBA" w:rsidRDefault="0073184A" w:rsidP="00E25CC9">
      <w:pPr>
        <w:pStyle w:val="BodyText"/>
        <w:ind w:right="-1"/>
        <w:rPr>
          <w:del w:id="274" w:author="Admin" w:date="2024-04-23T08:20:00Z"/>
        </w:rPr>
        <w:pPrChange w:id="275" w:author="Admin" w:date="2024-04-23T08:23:00Z">
          <w:pPr>
            <w:pStyle w:val="BodyText"/>
          </w:pPr>
        </w:pPrChange>
      </w:pPr>
    </w:p>
    <w:p w14:paraId="1839E4BF" w14:textId="777BED1E" w:rsidR="0073184A" w:rsidDel="00040CBA" w:rsidRDefault="0073184A" w:rsidP="00E25CC9">
      <w:pPr>
        <w:pStyle w:val="BodyText"/>
        <w:ind w:right="-1"/>
        <w:rPr>
          <w:del w:id="276" w:author="Admin" w:date="2024-04-23T08:20:00Z"/>
        </w:rPr>
        <w:pPrChange w:id="277" w:author="Admin" w:date="2024-04-23T08:23:00Z">
          <w:pPr>
            <w:pStyle w:val="BodyText"/>
          </w:pPr>
        </w:pPrChange>
      </w:pPr>
    </w:p>
    <w:p w14:paraId="000936D4" w14:textId="68447E06" w:rsidR="0073184A" w:rsidDel="00040CBA" w:rsidRDefault="0073184A" w:rsidP="00E25CC9">
      <w:pPr>
        <w:pStyle w:val="BodyText"/>
        <w:ind w:right="-1"/>
        <w:rPr>
          <w:del w:id="278" w:author="Admin" w:date="2024-04-23T08:20:00Z"/>
        </w:rPr>
        <w:pPrChange w:id="279" w:author="Admin" w:date="2024-04-23T08:23:00Z">
          <w:pPr>
            <w:pStyle w:val="BodyText"/>
          </w:pPr>
        </w:pPrChange>
      </w:pPr>
    </w:p>
    <w:p w14:paraId="7C890268" w14:textId="26A39C33" w:rsidR="0073184A" w:rsidDel="00040CBA" w:rsidRDefault="0073184A" w:rsidP="00E25CC9">
      <w:pPr>
        <w:pStyle w:val="BodyText"/>
        <w:spacing w:before="3"/>
        <w:ind w:right="-1"/>
        <w:rPr>
          <w:del w:id="280" w:author="Admin" w:date="2024-04-23T08:20:00Z"/>
        </w:rPr>
        <w:pPrChange w:id="281" w:author="Admin" w:date="2024-04-23T08:23:00Z">
          <w:pPr>
            <w:pStyle w:val="BodyText"/>
            <w:spacing w:before="3"/>
          </w:pPr>
        </w:pPrChange>
      </w:pPr>
    </w:p>
    <w:p w14:paraId="2F2E541B" w14:textId="0870E131" w:rsidR="0073184A" w:rsidDel="00040CBA" w:rsidRDefault="006D4F62" w:rsidP="00E25CC9">
      <w:pPr>
        <w:pStyle w:val="ListParagraph"/>
        <w:numPr>
          <w:ilvl w:val="0"/>
          <w:numId w:val="8"/>
        </w:numPr>
        <w:ind w:left="0" w:right="-1" w:firstLine="0"/>
        <w:rPr>
          <w:del w:id="282" w:author="Admin" w:date="2024-04-23T08:20:00Z"/>
          <w:sz w:val="28"/>
        </w:rPr>
        <w:pPrChange w:id="283" w:author="Admin" w:date="2024-04-23T08:23:00Z">
          <w:pPr>
            <w:pStyle w:val="ListParagraph"/>
            <w:numPr>
              <w:numId w:val="8"/>
            </w:numPr>
            <w:ind w:left="1179"/>
          </w:pPr>
        </w:pPrChange>
      </w:pPr>
      <w:del w:id="284" w:author="Admin" w:date="2024-04-23T08:20:00Z">
        <w:r w:rsidDel="00040CBA">
          <w:rPr>
            <w:sz w:val="28"/>
          </w:rPr>
          <w:delText>Biểu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đồ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usecase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chi</w:delText>
        </w:r>
        <w:r w:rsidDel="00040CBA">
          <w:rPr>
            <w:spacing w:val="-4"/>
            <w:sz w:val="28"/>
          </w:rPr>
          <w:delText xml:space="preserve"> </w:delText>
        </w:r>
        <w:r w:rsidDel="00040CBA">
          <w:rPr>
            <w:sz w:val="28"/>
          </w:rPr>
          <w:delText>tiết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z w:val="28"/>
          </w:rPr>
          <w:delText>manage</w:delText>
        </w:r>
        <w:r w:rsidDel="00040CBA">
          <w:rPr>
            <w:spacing w:val="-5"/>
            <w:sz w:val="28"/>
          </w:rPr>
          <w:delText xml:space="preserve"> </w:delText>
        </w:r>
        <w:r w:rsidDel="00040CBA">
          <w:rPr>
            <w:spacing w:val="-2"/>
            <w:sz w:val="28"/>
          </w:rPr>
          <w:delText>Staff</w:delText>
        </w:r>
      </w:del>
    </w:p>
    <w:p w14:paraId="1F5D6EE5" w14:textId="6D7BCB0C" w:rsidR="0073184A" w:rsidDel="00040CBA" w:rsidRDefault="0073184A" w:rsidP="00E25CC9">
      <w:pPr>
        <w:pStyle w:val="BodyText"/>
        <w:ind w:right="-1"/>
        <w:rPr>
          <w:del w:id="285" w:author="Admin" w:date="2024-04-23T08:20:00Z"/>
          <w:sz w:val="20"/>
        </w:rPr>
        <w:pPrChange w:id="286" w:author="Admin" w:date="2024-04-23T08:23:00Z">
          <w:pPr>
            <w:pStyle w:val="BodyText"/>
          </w:pPr>
        </w:pPrChange>
      </w:pPr>
    </w:p>
    <w:p w14:paraId="5E740DEC" w14:textId="412978AE" w:rsidR="0073184A" w:rsidDel="00040CBA" w:rsidRDefault="0073184A" w:rsidP="00E25CC9">
      <w:pPr>
        <w:pStyle w:val="BodyText"/>
        <w:ind w:right="-1"/>
        <w:rPr>
          <w:del w:id="287" w:author="Admin" w:date="2024-04-23T08:20:00Z"/>
          <w:sz w:val="20"/>
        </w:rPr>
        <w:pPrChange w:id="288" w:author="Admin" w:date="2024-04-23T08:23:00Z">
          <w:pPr>
            <w:pStyle w:val="BodyText"/>
          </w:pPr>
        </w:pPrChange>
      </w:pPr>
    </w:p>
    <w:p w14:paraId="2547028F" w14:textId="6F0785A6" w:rsidR="0073184A" w:rsidDel="00040CBA" w:rsidRDefault="0073184A" w:rsidP="00E25CC9">
      <w:pPr>
        <w:pStyle w:val="BodyText"/>
        <w:ind w:right="-1"/>
        <w:rPr>
          <w:del w:id="289" w:author="Admin" w:date="2024-04-23T08:20:00Z"/>
          <w:sz w:val="20"/>
        </w:rPr>
        <w:pPrChange w:id="290" w:author="Admin" w:date="2024-04-23T08:23:00Z">
          <w:pPr>
            <w:pStyle w:val="BodyText"/>
          </w:pPr>
        </w:pPrChange>
      </w:pPr>
    </w:p>
    <w:p w14:paraId="3039EA0A" w14:textId="0152467E" w:rsidR="0073184A" w:rsidDel="00040CBA" w:rsidRDefault="006D4F62" w:rsidP="00E25CC9">
      <w:pPr>
        <w:pStyle w:val="BodyText"/>
        <w:spacing w:before="14"/>
        <w:ind w:right="-1"/>
        <w:rPr>
          <w:del w:id="291" w:author="Admin" w:date="2024-04-23T08:20:00Z"/>
          <w:sz w:val="20"/>
        </w:rPr>
        <w:pPrChange w:id="292" w:author="Admin" w:date="2024-04-23T08:23:00Z">
          <w:pPr>
            <w:pStyle w:val="BodyText"/>
            <w:spacing w:before="14"/>
          </w:pPr>
        </w:pPrChange>
      </w:pPr>
      <w:del w:id="293" w:author="Admin" w:date="2024-04-23T08:20:00Z">
        <w:r w:rsidDel="00040CBA">
          <w:rPr>
            <w:noProof/>
          </w:rPr>
          <w:drawing>
            <wp:anchor distT="0" distB="0" distL="0" distR="0" simplePos="0" relativeHeight="251625472" behindDoc="1" locked="0" layoutInCell="1" allowOverlap="1" wp14:anchorId="627AC393" wp14:editId="4D1E9916">
              <wp:simplePos x="0" y="0"/>
              <wp:positionH relativeFrom="page">
                <wp:posOffset>1727200</wp:posOffset>
              </wp:positionH>
              <wp:positionV relativeFrom="paragraph">
                <wp:posOffset>170600</wp:posOffset>
              </wp:positionV>
              <wp:extent cx="4875657" cy="2444210"/>
              <wp:effectExtent l="0" t="0" r="0" b="0"/>
              <wp:wrapTopAndBottom/>
              <wp:docPr id="18" name="Imag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 18"/>
                      <pic:cNvPicPr/>
                    </pic:nvPicPr>
                    <pic:blipFill>
                      <a:blip r:embed="rId2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5657" cy="2444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38D43D0D" w14:textId="4C6707AB" w:rsidR="0073184A" w:rsidDel="00040CBA" w:rsidRDefault="0073184A" w:rsidP="00E25CC9">
      <w:pPr>
        <w:pStyle w:val="BodyText"/>
        <w:ind w:right="-1"/>
        <w:rPr>
          <w:del w:id="294" w:author="Admin" w:date="2024-04-23T08:20:00Z"/>
        </w:rPr>
        <w:pPrChange w:id="295" w:author="Admin" w:date="2024-04-23T08:23:00Z">
          <w:pPr>
            <w:pStyle w:val="BodyText"/>
          </w:pPr>
        </w:pPrChange>
      </w:pPr>
    </w:p>
    <w:p w14:paraId="4136F723" w14:textId="279E184B" w:rsidR="0073184A" w:rsidDel="00040CBA" w:rsidRDefault="0073184A" w:rsidP="00E25CC9">
      <w:pPr>
        <w:pStyle w:val="BodyText"/>
        <w:spacing w:before="312"/>
        <w:ind w:right="-1"/>
        <w:rPr>
          <w:del w:id="296" w:author="Admin" w:date="2024-04-23T08:20:00Z"/>
        </w:rPr>
        <w:pPrChange w:id="297" w:author="Admin" w:date="2024-04-23T08:23:00Z">
          <w:pPr>
            <w:pStyle w:val="BodyText"/>
            <w:spacing w:before="312"/>
          </w:pPr>
        </w:pPrChange>
      </w:pPr>
    </w:p>
    <w:p w14:paraId="74B3C444" w14:textId="77777777" w:rsidR="0073184A" w:rsidRDefault="006D4F62" w:rsidP="00E25CC9">
      <w:pPr>
        <w:pStyle w:val="ListParagraph"/>
        <w:numPr>
          <w:ilvl w:val="0"/>
          <w:numId w:val="11"/>
        </w:numPr>
        <w:spacing w:before="1" w:line="261" w:lineRule="auto"/>
        <w:ind w:left="0" w:right="-1" w:firstLine="0"/>
        <w:jc w:val="left"/>
        <w:rPr>
          <w:b/>
          <w:sz w:val="28"/>
        </w:rPr>
        <w:pPrChange w:id="298" w:author="Admin" w:date="2024-04-23T08:23:00Z">
          <w:pPr>
            <w:pStyle w:val="ListParagraph"/>
            <w:numPr>
              <w:numId w:val="11"/>
            </w:numPr>
            <w:spacing w:before="1" w:line="261" w:lineRule="auto"/>
            <w:ind w:left="1026" w:right="1674" w:hanging="757"/>
          </w:pPr>
        </w:pPrChange>
      </w:pPr>
      <w:r>
        <w:rPr>
          <w:b/>
          <w:sz w:val="28"/>
        </w:rPr>
        <w:t>Vẽ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phân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rã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Hệ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ecomSys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thành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tương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tác giữa các dịch vụ (sử dụng quan hệ &lt;&gt; trong UML).</w:t>
      </w:r>
    </w:p>
    <w:p w14:paraId="2F7D5AA4" w14:textId="77777777" w:rsidR="0073184A" w:rsidRDefault="0073184A" w:rsidP="00040CBA">
      <w:pPr>
        <w:spacing w:line="261" w:lineRule="auto"/>
        <w:rPr>
          <w:sz w:val="28"/>
        </w:rPr>
        <w:sectPr w:rsidR="0073184A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770B1BD1" w14:textId="77777777" w:rsidR="0073184A" w:rsidRDefault="006D4F62" w:rsidP="00E25CC9">
      <w:pPr>
        <w:pStyle w:val="ListParagraph"/>
        <w:numPr>
          <w:ilvl w:val="0"/>
          <w:numId w:val="7"/>
        </w:numPr>
        <w:spacing w:before="77"/>
        <w:ind w:left="0" w:firstLine="0"/>
        <w:rPr>
          <w:sz w:val="28"/>
        </w:rPr>
        <w:pPrChange w:id="299" w:author="Admin" w:date="2024-04-23T08:23:00Z">
          <w:pPr>
            <w:pStyle w:val="ListParagraph"/>
            <w:numPr>
              <w:numId w:val="7"/>
            </w:numPr>
            <w:spacing w:before="77"/>
            <w:ind w:left="1179"/>
          </w:pPr>
        </w:pPrChange>
      </w:pPr>
      <w:r>
        <w:rPr>
          <w:sz w:val="28"/>
        </w:rPr>
        <w:lastRenderedPageBreak/>
        <w:t>Hệ</w:t>
      </w:r>
      <w:r>
        <w:rPr>
          <w:spacing w:val="-5"/>
          <w:sz w:val="28"/>
        </w:rPr>
        <w:t xml:space="preserve"> </w:t>
      </w:r>
      <w:r>
        <w:rPr>
          <w:sz w:val="28"/>
        </w:rPr>
        <w:t>ecomSys</w:t>
      </w:r>
      <w:r>
        <w:rPr>
          <w:spacing w:val="-5"/>
          <w:sz w:val="28"/>
        </w:rPr>
        <w:t xml:space="preserve"> </w:t>
      </w:r>
      <w:r>
        <w:rPr>
          <w:sz w:val="28"/>
        </w:rPr>
        <w:t>sẽ</w:t>
      </w:r>
      <w:r>
        <w:rPr>
          <w:spacing w:val="-5"/>
          <w:sz w:val="28"/>
        </w:rPr>
        <w:t xml:space="preserve"> </w:t>
      </w:r>
      <w:r>
        <w:rPr>
          <w:sz w:val="28"/>
        </w:rPr>
        <w:t>được</w:t>
      </w:r>
      <w:r>
        <w:rPr>
          <w:spacing w:val="-5"/>
          <w:sz w:val="28"/>
        </w:rPr>
        <w:t xml:space="preserve"> </w:t>
      </w:r>
      <w:r>
        <w:rPr>
          <w:sz w:val="28"/>
        </w:rPr>
        <w:t>phân</w:t>
      </w:r>
      <w:r>
        <w:rPr>
          <w:spacing w:val="-5"/>
          <w:sz w:val="28"/>
        </w:rPr>
        <w:t xml:space="preserve"> </w:t>
      </w:r>
      <w:r>
        <w:rPr>
          <w:sz w:val="28"/>
        </w:rPr>
        <w:t>rã</w:t>
      </w:r>
      <w:r>
        <w:rPr>
          <w:spacing w:val="-5"/>
          <w:sz w:val="28"/>
        </w:rPr>
        <w:t xml:space="preserve"> </w:t>
      </w:r>
      <w:r>
        <w:rPr>
          <w:sz w:val="28"/>
        </w:rPr>
        <w:t>thành</w:t>
      </w:r>
      <w:r>
        <w:rPr>
          <w:spacing w:val="-5"/>
          <w:sz w:val="28"/>
        </w:rPr>
        <w:t xml:space="preserve"> </w:t>
      </w: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service</w:t>
      </w:r>
      <w:r>
        <w:rPr>
          <w:spacing w:val="-5"/>
          <w:sz w:val="28"/>
        </w:rPr>
        <w:t xml:space="preserve"> </w:t>
      </w:r>
      <w:r>
        <w:rPr>
          <w:sz w:val="28"/>
        </w:rPr>
        <w:t>như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sau:</w:t>
      </w:r>
    </w:p>
    <w:p w14:paraId="003723C1" w14:textId="77777777" w:rsidR="0073184A" w:rsidRDefault="006D4F62" w:rsidP="00E25CC9">
      <w:pPr>
        <w:pStyle w:val="ListParagraph"/>
        <w:numPr>
          <w:ilvl w:val="0"/>
          <w:numId w:val="6"/>
        </w:numPr>
        <w:spacing w:before="24" w:line="259" w:lineRule="auto"/>
        <w:ind w:left="0" w:firstLine="0"/>
        <w:rPr>
          <w:sz w:val="28"/>
        </w:rPr>
        <w:pPrChange w:id="300" w:author="Admin" w:date="2024-04-23T08:23:00Z">
          <w:pPr>
            <w:pStyle w:val="ListParagraph"/>
            <w:numPr>
              <w:numId w:val="6"/>
            </w:numPr>
            <w:spacing w:before="24" w:line="259" w:lineRule="auto"/>
            <w:ind w:left="820" w:right="1582" w:hanging="360"/>
          </w:pPr>
        </w:pPrChange>
      </w:pPr>
      <w:r>
        <w:rPr>
          <w:b/>
          <w:sz w:val="28"/>
        </w:rPr>
        <w:t xml:space="preserve">Dịch vụ người dùng: </w:t>
      </w:r>
      <w:r>
        <w:rPr>
          <w:sz w:val="28"/>
        </w:rPr>
        <w:t>Dịch vụ này liên quan đến việc quản lý tài khoản người</w:t>
      </w:r>
      <w:r>
        <w:rPr>
          <w:spacing w:val="-3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xác</w:t>
      </w:r>
      <w:r>
        <w:rPr>
          <w:spacing w:val="-3"/>
          <w:sz w:val="28"/>
        </w:rPr>
        <w:t xml:space="preserve"> </w:t>
      </w:r>
      <w:r>
        <w:rPr>
          <w:sz w:val="28"/>
        </w:rPr>
        <w:t>thực,</w:t>
      </w:r>
      <w:r>
        <w:rPr>
          <w:spacing w:val="-3"/>
          <w:sz w:val="28"/>
        </w:rPr>
        <w:t xml:space="preserve"> </w:t>
      </w:r>
      <w:r>
        <w:rPr>
          <w:sz w:val="28"/>
        </w:rPr>
        <w:t>chẳng</w:t>
      </w:r>
      <w:r>
        <w:rPr>
          <w:spacing w:val="-3"/>
          <w:sz w:val="28"/>
        </w:rPr>
        <w:t xml:space="preserve"> </w:t>
      </w:r>
      <w:r>
        <w:rPr>
          <w:sz w:val="28"/>
        </w:rPr>
        <w:t>hạn</w:t>
      </w:r>
      <w:r>
        <w:rPr>
          <w:spacing w:val="-3"/>
          <w:sz w:val="28"/>
        </w:rPr>
        <w:t xml:space="preserve"> </w:t>
      </w:r>
      <w:r>
        <w:rPr>
          <w:sz w:val="28"/>
        </w:rPr>
        <w:t>như</w:t>
      </w:r>
      <w:r>
        <w:rPr>
          <w:spacing w:val="-3"/>
          <w:sz w:val="28"/>
        </w:rPr>
        <w:t xml:space="preserve"> </w:t>
      </w:r>
      <w:r>
        <w:rPr>
          <w:sz w:val="28"/>
        </w:rPr>
        <w:t>cho</w:t>
      </w:r>
      <w:r>
        <w:rPr>
          <w:spacing w:val="-3"/>
          <w:sz w:val="28"/>
        </w:rPr>
        <w:t xml:space="preserve"> </w:t>
      </w:r>
      <w:r>
        <w:rPr>
          <w:sz w:val="28"/>
        </w:rPr>
        <w:t>phép</w:t>
      </w:r>
      <w:r>
        <w:rPr>
          <w:spacing w:val="-3"/>
          <w:sz w:val="28"/>
        </w:rPr>
        <w:t xml:space="preserve"> </w:t>
      </w:r>
      <w:r>
        <w:rPr>
          <w:sz w:val="28"/>
        </w:rPr>
        <w:t>người</w:t>
      </w:r>
      <w:r>
        <w:rPr>
          <w:spacing w:val="-3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tạo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đăng nhập vào tài khoản của họ cũng như lưu trữ thông tin hồ sơ người dùng.</w:t>
      </w:r>
    </w:p>
    <w:p w14:paraId="5E635C48" w14:textId="77777777" w:rsidR="0073184A" w:rsidRDefault="006D4F62" w:rsidP="00E25CC9">
      <w:pPr>
        <w:pStyle w:val="ListParagraph"/>
        <w:numPr>
          <w:ilvl w:val="0"/>
          <w:numId w:val="6"/>
        </w:numPr>
        <w:spacing w:before="3" w:line="256" w:lineRule="auto"/>
        <w:ind w:left="0" w:firstLine="0"/>
        <w:rPr>
          <w:sz w:val="28"/>
        </w:rPr>
        <w:pPrChange w:id="301" w:author="Admin" w:date="2024-04-23T08:23:00Z">
          <w:pPr>
            <w:pStyle w:val="ListParagraph"/>
            <w:numPr>
              <w:numId w:val="6"/>
            </w:numPr>
            <w:spacing w:before="3" w:line="256" w:lineRule="auto"/>
            <w:ind w:left="820" w:right="1202" w:hanging="360"/>
          </w:pPr>
        </w:pPrChange>
      </w:pPr>
      <w:r>
        <w:rPr>
          <w:b/>
          <w:sz w:val="28"/>
        </w:rPr>
        <w:t>Dịch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sản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phẩm: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này</w:t>
      </w:r>
      <w:r>
        <w:rPr>
          <w:spacing w:val="-3"/>
          <w:sz w:val="28"/>
        </w:rPr>
        <w:t xml:space="preserve"> </w:t>
      </w:r>
      <w:r>
        <w:rPr>
          <w:sz w:val="28"/>
        </w:rPr>
        <w:t>liên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đến</w:t>
      </w:r>
      <w:r>
        <w:rPr>
          <w:spacing w:val="-3"/>
          <w:sz w:val="28"/>
        </w:rPr>
        <w:t xml:space="preserve"> </w:t>
      </w:r>
      <w:r>
        <w:rPr>
          <w:sz w:val="28"/>
        </w:rPr>
        <w:t>việc</w:t>
      </w:r>
      <w:r>
        <w:rPr>
          <w:spacing w:val="-3"/>
          <w:sz w:val="28"/>
        </w:rPr>
        <w:t xml:space="preserve"> </w:t>
      </w:r>
      <w:r>
        <w:rPr>
          <w:sz w:val="28"/>
        </w:rPr>
        <w:t>quản</w:t>
      </w:r>
      <w:r>
        <w:rPr>
          <w:spacing w:val="-3"/>
          <w:sz w:val="28"/>
        </w:rPr>
        <w:t xml:space="preserve"> </w:t>
      </w:r>
      <w:r>
        <w:rPr>
          <w:sz w:val="28"/>
        </w:rPr>
        <w:t>lý</w:t>
      </w:r>
      <w:r>
        <w:rPr>
          <w:spacing w:val="-3"/>
          <w:sz w:val="28"/>
        </w:rPr>
        <w:t xml:space="preserve"> </w:t>
      </w:r>
      <w:r>
        <w:rPr>
          <w:sz w:val="28"/>
        </w:rPr>
        <w:t>sản</w:t>
      </w:r>
      <w:r>
        <w:rPr>
          <w:spacing w:val="-3"/>
          <w:sz w:val="28"/>
        </w:rPr>
        <w:t xml:space="preserve"> </w:t>
      </w:r>
      <w:r>
        <w:rPr>
          <w:sz w:val="28"/>
        </w:rPr>
        <w:t>phẩm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sẵn để bán trên trang web, chẳng hạn như thêm sản phẩm mới, cập nhật sản phẩm, xoá sản phẩm hay xem chi tiết sản phẩm</w:t>
      </w:r>
    </w:p>
    <w:p w14:paraId="24D826B4" w14:textId="77777777" w:rsidR="0073184A" w:rsidRDefault="006D4F62" w:rsidP="00E25CC9">
      <w:pPr>
        <w:pStyle w:val="ListParagraph"/>
        <w:numPr>
          <w:ilvl w:val="0"/>
          <w:numId w:val="6"/>
        </w:numPr>
        <w:spacing w:before="8" w:line="256" w:lineRule="auto"/>
        <w:ind w:left="0" w:firstLine="0"/>
        <w:rPr>
          <w:sz w:val="28"/>
        </w:rPr>
        <w:pPrChange w:id="302" w:author="Admin" w:date="2024-04-23T08:23:00Z">
          <w:pPr>
            <w:pStyle w:val="ListParagraph"/>
            <w:numPr>
              <w:numId w:val="6"/>
            </w:numPr>
            <w:spacing w:before="8" w:line="256" w:lineRule="auto"/>
            <w:ind w:left="820" w:right="1460" w:hanging="360"/>
          </w:pPr>
        </w:pPrChange>
      </w:pPr>
      <w:r>
        <w:rPr>
          <w:b/>
          <w:sz w:val="28"/>
        </w:rPr>
        <w:t>Dịch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kiếm: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này</w:t>
      </w:r>
      <w:r>
        <w:rPr>
          <w:spacing w:val="-3"/>
          <w:sz w:val="28"/>
        </w:rPr>
        <w:t xml:space="preserve"> </w:t>
      </w:r>
      <w:r>
        <w:rPr>
          <w:sz w:val="28"/>
        </w:rPr>
        <w:t>liên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đến</w:t>
      </w:r>
      <w:r>
        <w:rPr>
          <w:spacing w:val="-3"/>
          <w:sz w:val="28"/>
        </w:rPr>
        <w:t xml:space="preserve"> </w:t>
      </w:r>
      <w:r>
        <w:rPr>
          <w:sz w:val="28"/>
        </w:rPr>
        <w:t>việc</w:t>
      </w:r>
      <w:r>
        <w:rPr>
          <w:spacing w:val="-3"/>
          <w:sz w:val="28"/>
        </w:rPr>
        <w:t xml:space="preserve"> </w:t>
      </w:r>
      <w:r>
        <w:rPr>
          <w:sz w:val="28"/>
        </w:rPr>
        <w:t>tìm</w:t>
      </w:r>
      <w:r>
        <w:rPr>
          <w:spacing w:val="-2"/>
          <w:sz w:val="28"/>
        </w:rPr>
        <w:t xml:space="preserve"> </w:t>
      </w:r>
      <w:r>
        <w:rPr>
          <w:sz w:val="28"/>
        </w:rPr>
        <w:t>kiếm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sản</w:t>
      </w:r>
      <w:r>
        <w:rPr>
          <w:spacing w:val="-3"/>
          <w:sz w:val="28"/>
        </w:rPr>
        <w:t xml:space="preserve"> </w:t>
      </w:r>
      <w:r>
        <w:rPr>
          <w:sz w:val="28"/>
        </w:rPr>
        <w:t>phẩm trên trang web để xem chi tiết, thêm giỏ hàng hoặc mua sắm.</w:t>
      </w:r>
      <w:r>
        <w:rPr>
          <w:sz w:val="28"/>
        </w:rPr>
        <w:t xml:space="preserve"> Có thể tìm kiếm bằng text.</w:t>
      </w:r>
    </w:p>
    <w:p w14:paraId="13518283" w14:textId="77777777" w:rsidR="0073184A" w:rsidRDefault="006D4F62" w:rsidP="00E25CC9">
      <w:pPr>
        <w:pStyle w:val="ListParagraph"/>
        <w:numPr>
          <w:ilvl w:val="0"/>
          <w:numId w:val="6"/>
        </w:numPr>
        <w:spacing w:before="8" w:line="259" w:lineRule="auto"/>
        <w:ind w:left="0" w:firstLine="0"/>
        <w:rPr>
          <w:sz w:val="28"/>
        </w:rPr>
        <w:pPrChange w:id="303" w:author="Admin" w:date="2024-04-23T08:23:00Z">
          <w:pPr>
            <w:pStyle w:val="ListParagraph"/>
            <w:numPr>
              <w:numId w:val="6"/>
            </w:numPr>
            <w:spacing w:before="8" w:line="259" w:lineRule="auto"/>
            <w:ind w:left="820" w:right="1289" w:hanging="360"/>
          </w:pPr>
        </w:pPrChange>
      </w:pPr>
      <w:r>
        <w:rPr>
          <w:b/>
          <w:sz w:val="28"/>
        </w:rPr>
        <w:t xml:space="preserve">Dịch vụ giỏ hàng: </w:t>
      </w:r>
      <w:r>
        <w:rPr>
          <w:sz w:val="28"/>
        </w:rPr>
        <w:t>Dịch vụ này có khả năng chịu trách nhiệm quản lý các chức năng giỏ hàng của trang web, chẳng hạn như cho phép người dùng thêm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mặt</w:t>
      </w:r>
      <w:r>
        <w:rPr>
          <w:spacing w:val="-3"/>
          <w:sz w:val="28"/>
        </w:rPr>
        <w:t xml:space="preserve"> </w:t>
      </w:r>
      <w:r>
        <w:rPr>
          <w:sz w:val="28"/>
        </w:rPr>
        <w:t>hàng</w:t>
      </w:r>
      <w:r>
        <w:rPr>
          <w:spacing w:val="-3"/>
          <w:sz w:val="28"/>
        </w:rPr>
        <w:t xml:space="preserve"> </w:t>
      </w:r>
      <w:r>
        <w:rPr>
          <w:sz w:val="28"/>
        </w:rPr>
        <w:t>vào</w:t>
      </w:r>
      <w:r>
        <w:rPr>
          <w:spacing w:val="-3"/>
          <w:sz w:val="28"/>
        </w:rPr>
        <w:t xml:space="preserve"> </w:t>
      </w:r>
      <w:r>
        <w:rPr>
          <w:sz w:val="28"/>
        </w:rPr>
        <w:t>giỏ</w:t>
      </w:r>
      <w:r>
        <w:rPr>
          <w:spacing w:val="-3"/>
          <w:sz w:val="28"/>
        </w:rPr>
        <w:t xml:space="preserve"> </w:t>
      </w:r>
      <w:r>
        <w:rPr>
          <w:sz w:val="28"/>
        </w:rPr>
        <w:t>hàng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-3"/>
          <w:sz w:val="28"/>
        </w:rPr>
        <w:t xml:space="preserve"> </w:t>
      </w:r>
      <w:r>
        <w:rPr>
          <w:sz w:val="28"/>
        </w:rPr>
        <w:t>họ,</w:t>
      </w:r>
      <w:r>
        <w:rPr>
          <w:spacing w:val="-3"/>
          <w:sz w:val="28"/>
        </w:rPr>
        <w:t xml:space="preserve"> </w:t>
      </w:r>
      <w:r>
        <w:rPr>
          <w:sz w:val="28"/>
        </w:rPr>
        <w:t>cập</w:t>
      </w:r>
      <w:r>
        <w:rPr>
          <w:spacing w:val="-3"/>
          <w:sz w:val="28"/>
        </w:rPr>
        <w:t xml:space="preserve"> </w:t>
      </w:r>
      <w:r>
        <w:rPr>
          <w:sz w:val="28"/>
        </w:rPr>
        <w:t>nhật</w:t>
      </w:r>
      <w:r>
        <w:rPr>
          <w:spacing w:val="-3"/>
          <w:sz w:val="28"/>
        </w:rPr>
        <w:t xml:space="preserve"> </w:t>
      </w:r>
      <w:r>
        <w:rPr>
          <w:sz w:val="28"/>
        </w:rPr>
        <w:t>giỏ</w:t>
      </w:r>
      <w:r>
        <w:rPr>
          <w:spacing w:val="-3"/>
          <w:sz w:val="28"/>
        </w:rPr>
        <w:t xml:space="preserve"> </w:t>
      </w:r>
      <w:r>
        <w:rPr>
          <w:sz w:val="28"/>
        </w:rPr>
        <w:t>hàng</w:t>
      </w:r>
      <w:r>
        <w:rPr>
          <w:spacing w:val="-3"/>
          <w:sz w:val="28"/>
        </w:rPr>
        <w:t xml:space="preserve"> </w:t>
      </w:r>
      <w:r>
        <w:rPr>
          <w:sz w:val="28"/>
        </w:rPr>
        <w:t>khi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mặt</w:t>
      </w:r>
      <w:r>
        <w:rPr>
          <w:spacing w:val="-3"/>
          <w:sz w:val="28"/>
        </w:rPr>
        <w:t xml:space="preserve"> </w:t>
      </w:r>
      <w:r>
        <w:rPr>
          <w:sz w:val="28"/>
        </w:rPr>
        <w:t>hàng được thêm vào h</w:t>
      </w:r>
      <w:r>
        <w:rPr>
          <w:sz w:val="28"/>
        </w:rPr>
        <w:t>oặc xoá và tính toán tổng chi phí của đơn hàng.</w:t>
      </w:r>
    </w:p>
    <w:p w14:paraId="39089B21" w14:textId="77777777" w:rsidR="0073184A" w:rsidRDefault="006D4F62" w:rsidP="00E25CC9">
      <w:pPr>
        <w:pStyle w:val="ListParagraph"/>
        <w:numPr>
          <w:ilvl w:val="0"/>
          <w:numId w:val="6"/>
        </w:numPr>
        <w:spacing w:line="259" w:lineRule="auto"/>
        <w:ind w:left="0" w:firstLine="0"/>
        <w:rPr>
          <w:sz w:val="28"/>
        </w:rPr>
        <w:pPrChange w:id="304" w:author="Admin" w:date="2024-04-23T08:23:00Z">
          <w:pPr>
            <w:pStyle w:val="ListParagraph"/>
            <w:numPr>
              <w:numId w:val="6"/>
            </w:numPr>
            <w:spacing w:line="259" w:lineRule="auto"/>
            <w:ind w:left="820" w:right="1310" w:hanging="360"/>
          </w:pPr>
        </w:pPrChange>
      </w:pPr>
      <w:r>
        <w:rPr>
          <w:b/>
          <w:sz w:val="28"/>
        </w:rPr>
        <w:t>Dịch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đặt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hàng: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này</w:t>
      </w:r>
      <w:r>
        <w:rPr>
          <w:spacing w:val="-3"/>
          <w:sz w:val="28"/>
        </w:rPr>
        <w:t xml:space="preserve"> </w:t>
      </w:r>
      <w:r>
        <w:rPr>
          <w:sz w:val="28"/>
        </w:rPr>
        <w:t>liên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đến</w:t>
      </w:r>
      <w:r>
        <w:rPr>
          <w:spacing w:val="-3"/>
          <w:sz w:val="28"/>
        </w:rPr>
        <w:t xml:space="preserve"> </w:t>
      </w:r>
      <w:r>
        <w:rPr>
          <w:sz w:val="28"/>
        </w:rPr>
        <w:t>quản</w:t>
      </w:r>
      <w:r>
        <w:rPr>
          <w:spacing w:val="-3"/>
          <w:sz w:val="28"/>
        </w:rPr>
        <w:t xml:space="preserve"> </w:t>
      </w:r>
      <w:r>
        <w:rPr>
          <w:sz w:val="28"/>
        </w:rPr>
        <w:t>lý</w:t>
      </w:r>
      <w:r>
        <w:rPr>
          <w:spacing w:val="-3"/>
          <w:sz w:val="28"/>
        </w:rPr>
        <w:t xml:space="preserve"> </w:t>
      </w:r>
      <w:r>
        <w:rPr>
          <w:sz w:val="28"/>
        </w:rPr>
        <w:t>quy</w:t>
      </w:r>
      <w:r>
        <w:rPr>
          <w:spacing w:val="-3"/>
          <w:sz w:val="28"/>
        </w:rPr>
        <w:t xml:space="preserve"> </w:t>
      </w:r>
      <w:r>
        <w:rPr>
          <w:sz w:val="28"/>
        </w:rPr>
        <w:t>trình</w:t>
      </w:r>
      <w:r>
        <w:rPr>
          <w:spacing w:val="-3"/>
          <w:sz w:val="28"/>
        </w:rPr>
        <w:t xml:space="preserve"> </w:t>
      </w:r>
      <w:r>
        <w:rPr>
          <w:sz w:val="28"/>
        </w:rPr>
        <w:t>đặt</w:t>
      </w:r>
      <w:r>
        <w:rPr>
          <w:spacing w:val="-3"/>
          <w:sz w:val="28"/>
        </w:rPr>
        <w:t xml:space="preserve"> </w:t>
      </w:r>
      <w:r>
        <w:rPr>
          <w:sz w:val="28"/>
        </w:rPr>
        <w:t>hàng</w:t>
      </w:r>
      <w:r>
        <w:rPr>
          <w:spacing w:val="-3"/>
          <w:sz w:val="28"/>
        </w:rPr>
        <w:t xml:space="preserve"> </w:t>
      </w:r>
      <w:r>
        <w:rPr>
          <w:sz w:val="28"/>
        </w:rPr>
        <w:t>và thực hiện đơn hàng, chẳng hạn như nhận và xử lý đơn hàng, theo dõi mức tồn kho và cập nhật cho khách hàng về trạng thái đơn hàng.</w:t>
      </w:r>
    </w:p>
    <w:p w14:paraId="1A341C07" w14:textId="77777777" w:rsidR="0073184A" w:rsidRDefault="006D4F62" w:rsidP="00E25CC9">
      <w:pPr>
        <w:pStyle w:val="ListParagraph"/>
        <w:numPr>
          <w:ilvl w:val="0"/>
          <w:numId w:val="6"/>
        </w:numPr>
        <w:spacing w:line="259" w:lineRule="auto"/>
        <w:ind w:left="0" w:firstLine="0"/>
        <w:rPr>
          <w:sz w:val="28"/>
        </w:rPr>
        <w:pPrChange w:id="305" w:author="Admin" w:date="2024-04-23T08:23:00Z">
          <w:pPr>
            <w:pStyle w:val="ListParagraph"/>
            <w:numPr>
              <w:numId w:val="6"/>
            </w:numPr>
            <w:spacing w:line="259" w:lineRule="auto"/>
            <w:ind w:left="820" w:right="1437" w:hanging="360"/>
          </w:pPr>
        </w:pPrChange>
      </w:pPr>
      <w:r>
        <w:rPr>
          <w:b/>
          <w:sz w:val="28"/>
        </w:rPr>
        <w:t>Dịch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toán: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này</w:t>
      </w:r>
      <w:r>
        <w:rPr>
          <w:spacing w:val="-3"/>
          <w:sz w:val="28"/>
        </w:rPr>
        <w:t xml:space="preserve"> </w:t>
      </w:r>
      <w:r>
        <w:rPr>
          <w:sz w:val="28"/>
        </w:rPr>
        <w:t>sẽ</w:t>
      </w:r>
      <w:r>
        <w:rPr>
          <w:spacing w:val="-3"/>
          <w:sz w:val="28"/>
        </w:rPr>
        <w:t xml:space="preserve"> </w:t>
      </w:r>
      <w:r>
        <w:rPr>
          <w:sz w:val="28"/>
        </w:rPr>
        <w:t>xử</w:t>
      </w:r>
      <w:r>
        <w:rPr>
          <w:spacing w:val="-3"/>
          <w:sz w:val="28"/>
        </w:rPr>
        <w:t xml:space="preserve"> </w:t>
      </w:r>
      <w:r>
        <w:rPr>
          <w:sz w:val="28"/>
        </w:rPr>
        <w:t>lý</w:t>
      </w:r>
      <w:r>
        <w:rPr>
          <w:spacing w:val="-3"/>
          <w:sz w:val="28"/>
        </w:rPr>
        <w:t xml:space="preserve"> </w:t>
      </w:r>
      <w:r>
        <w:rPr>
          <w:sz w:val="28"/>
        </w:rPr>
        <w:t>quá</w:t>
      </w:r>
      <w:r>
        <w:rPr>
          <w:spacing w:val="-3"/>
          <w:sz w:val="28"/>
        </w:rPr>
        <w:t xml:space="preserve"> </w:t>
      </w:r>
      <w:r>
        <w:rPr>
          <w:sz w:val="28"/>
        </w:rPr>
        <w:t>trình</w:t>
      </w:r>
      <w:r>
        <w:rPr>
          <w:spacing w:val="-3"/>
          <w:sz w:val="28"/>
        </w:rPr>
        <w:t xml:space="preserve"> </w:t>
      </w:r>
      <w:r>
        <w:rPr>
          <w:sz w:val="28"/>
        </w:rPr>
        <w:t>thanh</w:t>
      </w:r>
      <w:r>
        <w:rPr>
          <w:spacing w:val="-3"/>
          <w:sz w:val="28"/>
        </w:rPr>
        <w:t xml:space="preserve"> </w:t>
      </w:r>
      <w:r>
        <w:rPr>
          <w:sz w:val="28"/>
        </w:rPr>
        <w:t>toán,</w:t>
      </w:r>
      <w:r>
        <w:rPr>
          <w:spacing w:val="-3"/>
          <w:sz w:val="28"/>
        </w:rPr>
        <w:t xml:space="preserve"> </w:t>
      </w:r>
      <w:r>
        <w:rPr>
          <w:sz w:val="28"/>
        </w:rPr>
        <w:t>chẳng</w:t>
      </w:r>
      <w:r>
        <w:rPr>
          <w:spacing w:val="-3"/>
          <w:sz w:val="28"/>
        </w:rPr>
        <w:t xml:space="preserve"> </w:t>
      </w:r>
      <w:r>
        <w:rPr>
          <w:sz w:val="28"/>
        </w:rPr>
        <w:t>hạn như</w:t>
      </w:r>
      <w:r>
        <w:rPr>
          <w:spacing w:val="-3"/>
          <w:sz w:val="28"/>
        </w:rPr>
        <w:t xml:space="preserve"> </w:t>
      </w:r>
      <w:r>
        <w:rPr>
          <w:sz w:val="28"/>
        </w:rPr>
        <w:t>chấp</w:t>
      </w:r>
      <w:r>
        <w:rPr>
          <w:spacing w:val="-3"/>
          <w:sz w:val="28"/>
        </w:rPr>
        <w:t xml:space="preserve"> </w:t>
      </w:r>
      <w:r>
        <w:rPr>
          <w:sz w:val="28"/>
        </w:rPr>
        <w:t>nhận</w:t>
      </w:r>
      <w:r>
        <w:rPr>
          <w:spacing w:val="-3"/>
          <w:sz w:val="28"/>
        </w:rPr>
        <w:t xml:space="preserve"> </w:t>
      </w:r>
      <w:r>
        <w:rPr>
          <w:sz w:val="28"/>
        </w:rPr>
        <w:t>thanh</w:t>
      </w:r>
      <w:r>
        <w:rPr>
          <w:spacing w:val="-3"/>
          <w:sz w:val="28"/>
        </w:rPr>
        <w:t xml:space="preserve"> </w:t>
      </w:r>
      <w:r>
        <w:rPr>
          <w:sz w:val="28"/>
        </w:rPr>
        <w:t>toán</w:t>
      </w:r>
      <w:r>
        <w:rPr>
          <w:spacing w:val="-3"/>
          <w:sz w:val="28"/>
        </w:rPr>
        <w:t xml:space="preserve"> </w:t>
      </w:r>
      <w:r>
        <w:rPr>
          <w:sz w:val="28"/>
        </w:rPr>
        <w:t>bằng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3"/>
          <w:sz w:val="28"/>
        </w:rPr>
        <w:t xml:space="preserve"> </w:t>
      </w:r>
      <w:r>
        <w:rPr>
          <w:sz w:val="28"/>
        </w:rPr>
        <w:t>khoản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3"/>
          <w:sz w:val="28"/>
        </w:rPr>
        <w:t xml:space="preserve"> </w:t>
      </w:r>
      <w:r>
        <w:rPr>
          <w:sz w:val="28"/>
        </w:rPr>
        <w:t>(ví</w:t>
      </w:r>
      <w:r>
        <w:rPr>
          <w:spacing w:val="-3"/>
          <w:sz w:val="28"/>
        </w:rPr>
        <w:t xml:space="preserve"> </w:t>
      </w:r>
      <w:r>
        <w:rPr>
          <w:sz w:val="28"/>
        </w:rPr>
        <w:t>điện</w:t>
      </w:r>
      <w:r>
        <w:rPr>
          <w:spacing w:val="-3"/>
          <w:sz w:val="28"/>
        </w:rPr>
        <w:t xml:space="preserve"> </w:t>
      </w:r>
      <w:r>
        <w:rPr>
          <w:sz w:val="28"/>
        </w:rPr>
        <w:t>tử),</w:t>
      </w:r>
      <w:r>
        <w:rPr>
          <w:spacing w:val="-3"/>
          <w:sz w:val="28"/>
        </w:rPr>
        <w:t xml:space="preserve"> </w:t>
      </w:r>
      <w:r>
        <w:rPr>
          <w:sz w:val="28"/>
        </w:rPr>
        <w:t>xác</w:t>
      </w:r>
      <w:r>
        <w:rPr>
          <w:spacing w:val="-3"/>
          <w:sz w:val="28"/>
        </w:rPr>
        <w:t xml:space="preserve"> </w:t>
      </w:r>
      <w:r>
        <w:rPr>
          <w:sz w:val="28"/>
        </w:rPr>
        <w:t>minh</w:t>
      </w:r>
      <w:r>
        <w:rPr>
          <w:spacing w:val="-3"/>
          <w:sz w:val="28"/>
        </w:rPr>
        <w:t xml:space="preserve"> </w:t>
      </w:r>
      <w:r>
        <w:rPr>
          <w:sz w:val="28"/>
        </w:rPr>
        <w:t>tính hợp lệ của thông tin thanh toán và bắt đầu giao dịch với cổng thanh toán hoặc ngân hàng.</w:t>
      </w:r>
    </w:p>
    <w:p w14:paraId="5C24069E" w14:textId="77777777" w:rsidR="0073184A" w:rsidRDefault="006D4F62" w:rsidP="00E25CC9">
      <w:pPr>
        <w:pStyle w:val="ListParagraph"/>
        <w:numPr>
          <w:ilvl w:val="0"/>
          <w:numId w:val="6"/>
        </w:numPr>
        <w:spacing w:line="259" w:lineRule="auto"/>
        <w:ind w:left="0" w:firstLine="0"/>
        <w:jc w:val="both"/>
        <w:rPr>
          <w:sz w:val="28"/>
        </w:rPr>
        <w:pPrChange w:id="306" w:author="Admin" w:date="2024-04-23T08:23:00Z">
          <w:pPr>
            <w:pStyle w:val="ListParagraph"/>
            <w:numPr>
              <w:numId w:val="6"/>
            </w:numPr>
            <w:spacing w:line="259" w:lineRule="auto"/>
            <w:ind w:left="820" w:right="1505" w:hanging="360"/>
            <w:jc w:val="both"/>
          </w:pPr>
        </w:pPrChange>
      </w:pPr>
      <w:r>
        <w:rPr>
          <w:b/>
          <w:sz w:val="28"/>
        </w:rPr>
        <w:t>Dịch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vận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chuyển: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này</w:t>
      </w:r>
      <w:r>
        <w:rPr>
          <w:spacing w:val="-3"/>
          <w:sz w:val="28"/>
        </w:rPr>
        <w:t xml:space="preserve"> </w:t>
      </w:r>
      <w:r>
        <w:rPr>
          <w:sz w:val="28"/>
        </w:rPr>
        <w:t>sẽ</w:t>
      </w:r>
      <w:r>
        <w:rPr>
          <w:spacing w:val="-3"/>
          <w:sz w:val="28"/>
        </w:rPr>
        <w:t xml:space="preserve"> </w:t>
      </w:r>
      <w:r>
        <w:rPr>
          <w:sz w:val="28"/>
        </w:rPr>
        <w:t>quản</w:t>
      </w:r>
      <w:r>
        <w:rPr>
          <w:spacing w:val="-3"/>
          <w:sz w:val="28"/>
        </w:rPr>
        <w:t xml:space="preserve"> </w:t>
      </w:r>
      <w:r>
        <w:rPr>
          <w:sz w:val="28"/>
        </w:rPr>
        <w:t>lý</w:t>
      </w:r>
      <w:r>
        <w:rPr>
          <w:spacing w:val="-3"/>
          <w:sz w:val="28"/>
        </w:rPr>
        <w:t xml:space="preserve"> </w:t>
      </w:r>
      <w:r>
        <w:rPr>
          <w:sz w:val="28"/>
        </w:rPr>
        <w:t>việc</w:t>
      </w:r>
      <w:r>
        <w:rPr>
          <w:spacing w:val="-3"/>
          <w:sz w:val="28"/>
        </w:rPr>
        <w:t xml:space="preserve"> </w:t>
      </w:r>
      <w:r>
        <w:rPr>
          <w:sz w:val="28"/>
        </w:rPr>
        <w:t>vận</w:t>
      </w:r>
      <w:r>
        <w:rPr>
          <w:spacing w:val="-3"/>
          <w:sz w:val="28"/>
        </w:rPr>
        <w:t xml:space="preserve"> </w:t>
      </w:r>
      <w:r>
        <w:rPr>
          <w:sz w:val="28"/>
        </w:rPr>
        <w:t>chuyển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giao</w:t>
      </w:r>
      <w:r>
        <w:rPr>
          <w:spacing w:val="-3"/>
          <w:sz w:val="28"/>
        </w:rPr>
        <w:t xml:space="preserve"> </w:t>
      </w:r>
      <w:r>
        <w:rPr>
          <w:sz w:val="28"/>
        </w:rPr>
        <w:t>sản phẩm cho khách hàng, chẳng hạn như theo dõi các gói hàng, phối hợp với hãng vận chuyển và tính toán chi phí vận chuyển.</w:t>
      </w:r>
    </w:p>
    <w:p w14:paraId="6D1EBF93" w14:textId="77777777" w:rsidR="0073184A" w:rsidRDefault="006D4F62" w:rsidP="00E25CC9">
      <w:pPr>
        <w:pStyle w:val="ListParagraph"/>
        <w:numPr>
          <w:ilvl w:val="0"/>
          <w:numId w:val="6"/>
        </w:numPr>
        <w:spacing w:line="259" w:lineRule="auto"/>
        <w:ind w:left="0" w:firstLine="0"/>
        <w:rPr>
          <w:sz w:val="28"/>
        </w:rPr>
        <w:pPrChange w:id="307" w:author="Admin" w:date="2024-04-23T08:23:00Z">
          <w:pPr>
            <w:pStyle w:val="ListParagraph"/>
            <w:numPr>
              <w:numId w:val="6"/>
            </w:numPr>
            <w:spacing w:line="259" w:lineRule="auto"/>
            <w:ind w:left="820" w:right="1250" w:hanging="360"/>
          </w:pPr>
        </w:pPrChange>
      </w:pPr>
      <w:r>
        <w:rPr>
          <w:b/>
          <w:sz w:val="28"/>
        </w:rPr>
        <w:t>Dịch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viên: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này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thể</w:t>
      </w:r>
      <w:r>
        <w:rPr>
          <w:spacing w:val="-3"/>
          <w:sz w:val="28"/>
        </w:rPr>
        <w:t xml:space="preserve"> </w:t>
      </w:r>
      <w:r>
        <w:rPr>
          <w:sz w:val="28"/>
        </w:rPr>
        <w:t>liên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đến</w:t>
      </w:r>
      <w:r>
        <w:rPr>
          <w:spacing w:val="-3"/>
          <w:sz w:val="28"/>
        </w:rPr>
        <w:t xml:space="preserve"> </w:t>
      </w:r>
      <w:r>
        <w:rPr>
          <w:sz w:val="28"/>
        </w:rPr>
        <w:t>việc</w:t>
      </w:r>
      <w:r>
        <w:rPr>
          <w:spacing w:val="-3"/>
          <w:sz w:val="28"/>
        </w:rPr>
        <w:t xml:space="preserve"> </w:t>
      </w:r>
      <w:r>
        <w:rPr>
          <w:sz w:val="28"/>
        </w:rPr>
        <w:t>quản</w:t>
      </w:r>
      <w:r>
        <w:rPr>
          <w:spacing w:val="-3"/>
          <w:sz w:val="28"/>
        </w:rPr>
        <w:t xml:space="preserve"> </w:t>
      </w:r>
      <w:r>
        <w:rPr>
          <w:sz w:val="28"/>
        </w:rPr>
        <w:t>lý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khoản và quyền của nhân viên, chẳng hạn như cho phép nhân viên </w:t>
      </w:r>
      <w:r>
        <w:rPr>
          <w:sz w:val="28"/>
        </w:rPr>
        <w:t xml:space="preserve">truy cập vào một số phần nhất định của trang web và theo dõi chỉ số hiệu suất của nhân </w:t>
      </w:r>
      <w:r>
        <w:rPr>
          <w:spacing w:val="-2"/>
          <w:sz w:val="28"/>
        </w:rPr>
        <w:t>viên.</w:t>
      </w:r>
    </w:p>
    <w:p w14:paraId="4FA864FC" w14:textId="77777777" w:rsidR="0073184A" w:rsidRDefault="006D4F62" w:rsidP="00E25CC9">
      <w:pPr>
        <w:pStyle w:val="ListParagraph"/>
        <w:numPr>
          <w:ilvl w:val="1"/>
          <w:numId w:val="6"/>
        </w:numPr>
        <w:ind w:left="0" w:firstLine="0"/>
        <w:rPr>
          <w:sz w:val="28"/>
        </w:rPr>
        <w:pPrChange w:id="308" w:author="Admin" w:date="2024-04-23T08:23:00Z">
          <w:pPr>
            <w:pStyle w:val="ListParagraph"/>
            <w:numPr>
              <w:ilvl w:val="1"/>
              <w:numId w:val="6"/>
            </w:numPr>
            <w:ind w:left="1179"/>
          </w:pPr>
        </w:pPrChange>
      </w:pPr>
      <w:r>
        <w:rPr>
          <w:sz w:val="28"/>
        </w:rPr>
        <w:t>Biểu</w:t>
      </w:r>
      <w:r>
        <w:rPr>
          <w:spacing w:val="-5"/>
          <w:sz w:val="28"/>
        </w:rPr>
        <w:t xml:space="preserve"> </w:t>
      </w:r>
      <w:r>
        <w:rPr>
          <w:sz w:val="28"/>
        </w:rPr>
        <w:t>đồ</w:t>
      </w:r>
      <w:r>
        <w:rPr>
          <w:spacing w:val="-4"/>
          <w:sz w:val="28"/>
        </w:rPr>
        <w:t xml:space="preserve"> </w:t>
      </w:r>
      <w:r>
        <w:rPr>
          <w:sz w:val="28"/>
        </w:rPr>
        <w:t>phân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rã</w:t>
      </w:r>
    </w:p>
    <w:p w14:paraId="0A36F7AF" w14:textId="77777777" w:rsidR="0073184A" w:rsidRDefault="0073184A" w:rsidP="00040CBA">
      <w:pPr>
        <w:rPr>
          <w:sz w:val="28"/>
        </w:rPr>
        <w:sectPr w:rsidR="0073184A" w:rsidSect="00E25CC9">
          <w:pgSz w:w="11906" w:h="16838" w:code="9"/>
          <w:pgMar w:top="1134" w:right="1134" w:bottom="1134" w:left="1701" w:header="720" w:footer="720" w:gutter="0"/>
          <w:cols w:space="720"/>
          <w:docGrid w:linePitch="299"/>
          <w:sectPrChange w:id="309" w:author="Admin" w:date="2024-04-23T08:23:00Z">
            <w:sectPr w:rsidR="0073184A" w:rsidSect="00E25CC9">
              <w:pgMar w:top="1134" w:right="1134" w:bottom="1134" w:left="1701" w:header="720" w:footer="720" w:gutter="0"/>
            </w:sectPr>
          </w:sectPrChange>
        </w:sectPr>
      </w:pPr>
    </w:p>
    <w:p w14:paraId="79C8A9C5" w14:textId="77777777" w:rsidR="0073184A" w:rsidRDefault="006D4F62" w:rsidP="00E25CC9">
      <w:pPr>
        <w:pStyle w:val="BodyText"/>
        <w:rPr>
          <w:sz w:val="20"/>
        </w:rPr>
        <w:pPrChange w:id="310" w:author="Admin" w:date="2024-04-23T08:23:00Z">
          <w:pPr>
            <w:pStyle w:val="BodyText"/>
            <w:ind w:left="1192"/>
          </w:pPr>
        </w:pPrChange>
      </w:pPr>
      <w:r>
        <w:rPr>
          <w:noProof/>
          <w:sz w:val="20"/>
        </w:rPr>
        <w:lastRenderedPageBreak/>
        <w:drawing>
          <wp:inline distT="0" distB="0" distL="0" distR="0" wp14:anchorId="185373BD" wp14:editId="29E3ADF2">
            <wp:extent cx="5951506" cy="344443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06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E96C" w14:textId="77777777" w:rsidR="0073184A" w:rsidRDefault="0073184A" w:rsidP="00040CBA">
      <w:pPr>
        <w:pStyle w:val="BodyText"/>
      </w:pPr>
    </w:p>
    <w:p w14:paraId="23789BA5" w14:textId="77777777" w:rsidR="0073184A" w:rsidRDefault="0073184A" w:rsidP="00040CBA">
      <w:pPr>
        <w:pStyle w:val="BodyText"/>
        <w:spacing w:before="125"/>
      </w:pPr>
    </w:p>
    <w:p w14:paraId="64F7C063" w14:textId="77777777" w:rsidR="0073184A" w:rsidRDefault="006D4F62" w:rsidP="00E25CC9">
      <w:pPr>
        <w:pStyle w:val="ListParagraph"/>
        <w:numPr>
          <w:ilvl w:val="0"/>
          <w:numId w:val="6"/>
        </w:numPr>
        <w:ind w:left="0" w:firstLine="0"/>
        <w:rPr>
          <w:sz w:val="28"/>
        </w:rPr>
        <w:pPrChange w:id="311" w:author="Admin" w:date="2024-04-23T08:23:00Z">
          <w:pPr>
            <w:pStyle w:val="ListParagraph"/>
            <w:numPr>
              <w:numId w:val="6"/>
            </w:numPr>
          </w:pPr>
        </w:pPrChange>
      </w:pPr>
      <w:r>
        <w:rPr>
          <w:sz w:val="28"/>
        </w:rPr>
        <w:t>Trong</w:t>
      </w:r>
      <w:r>
        <w:rPr>
          <w:spacing w:val="-8"/>
          <w:sz w:val="28"/>
        </w:rPr>
        <w:t xml:space="preserve"> </w:t>
      </w:r>
      <w:r>
        <w:rPr>
          <w:sz w:val="28"/>
        </w:rPr>
        <w:t>biểu</w:t>
      </w:r>
      <w:r>
        <w:rPr>
          <w:spacing w:val="-8"/>
          <w:sz w:val="28"/>
        </w:rPr>
        <w:t xml:space="preserve"> </w:t>
      </w:r>
      <w:r>
        <w:rPr>
          <w:sz w:val="28"/>
        </w:rPr>
        <w:t>đồ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trên:</w:t>
      </w:r>
    </w:p>
    <w:p w14:paraId="0F9C7FB1" w14:textId="77777777" w:rsidR="0073184A" w:rsidRDefault="006D4F62" w:rsidP="00E25CC9">
      <w:pPr>
        <w:pStyle w:val="ListParagraph"/>
        <w:numPr>
          <w:ilvl w:val="0"/>
          <w:numId w:val="5"/>
        </w:numPr>
        <w:spacing w:before="24" w:line="242" w:lineRule="auto"/>
        <w:ind w:left="0" w:firstLine="0"/>
        <w:rPr>
          <w:sz w:val="28"/>
        </w:rPr>
        <w:pPrChange w:id="312" w:author="Admin" w:date="2024-04-23T08:23:00Z">
          <w:pPr>
            <w:pStyle w:val="ListParagraph"/>
            <w:numPr>
              <w:numId w:val="5"/>
            </w:numPr>
            <w:spacing w:before="24" w:line="242" w:lineRule="auto"/>
            <w:ind w:left="1540" w:right="1667" w:hanging="360"/>
          </w:pPr>
        </w:pPrChange>
      </w:pPr>
      <w:r>
        <w:rPr>
          <w:sz w:val="28"/>
        </w:rPr>
        <w:t>Mỗi</w:t>
      </w:r>
      <w:r>
        <w:rPr>
          <w:spacing w:val="-3"/>
          <w:sz w:val="28"/>
        </w:rPr>
        <w:t xml:space="preserve"> </w:t>
      </w:r>
      <w:r>
        <w:rPr>
          <w:sz w:val="28"/>
        </w:rPr>
        <w:t>hình</w:t>
      </w:r>
      <w:r>
        <w:rPr>
          <w:spacing w:val="-3"/>
          <w:sz w:val="28"/>
        </w:rPr>
        <w:t xml:space="preserve"> </w:t>
      </w:r>
      <w:r>
        <w:rPr>
          <w:sz w:val="28"/>
        </w:rPr>
        <w:t>chữ</w:t>
      </w:r>
      <w:r>
        <w:rPr>
          <w:spacing w:val="-3"/>
          <w:sz w:val="28"/>
        </w:rPr>
        <w:t xml:space="preserve"> </w:t>
      </w:r>
      <w:r>
        <w:rPr>
          <w:sz w:val="28"/>
        </w:rPr>
        <w:t>nhật</w:t>
      </w:r>
      <w:r>
        <w:rPr>
          <w:spacing w:val="-3"/>
          <w:sz w:val="28"/>
        </w:rPr>
        <w:t xml:space="preserve"> </w:t>
      </w:r>
      <w:r>
        <w:rPr>
          <w:sz w:val="28"/>
        </w:rPr>
        <w:t>đại</w:t>
      </w:r>
      <w:r>
        <w:rPr>
          <w:spacing w:val="-3"/>
          <w:sz w:val="28"/>
        </w:rPr>
        <w:t xml:space="preserve"> </w:t>
      </w:r>
      <w:r>
        <w:rPr>
          <w:sz w:val="28"/>
        </w:rPr>
        <w:t>diện</w:t>
      </w:r>
      <w:r>
        <w:rPr>
          <w:spacing w:val="-3"/>
          <w:sz w:val="28"/>
        </w:rPr>
        <w:t xml:space="preserve"> </w:t>
      </w:r>
      <w:r>
        <w:rPr>
          <w:sz w:val="28"/>
        </w:rPr>
        <w:t>cho</w:t>
      </w:r>
      <w:r>
        <w:rPr>
          <w:spacing w:val="-3"/>
          <w:sz w:val="28"/>
        </w:rPr>
        <w:t xml:space="preserve"> </w:t>
      </w:r>
      <w:r>
        <w:rPr>
          <w:sz w:val="28"/>
        </w:rPr>
        <w:t>một</w:t>
      </w:r>
      <w:r>
        <w:rPr>
          <w:spacing w:val="-3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</w:t>
      </w:r>
      <w:r>
        <w:rPr>
          <w:spacing w:val="-3"/>
          <w:sz w:val="28"/>
        </w:rPr>
        <w:t xml:space="preserve"> </w:t>
      </w:r>
      <w:r>
        <w:rPr>
          <w:sz w:val="28"/>
        </w:rPr>
        <w:t>trong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thống</w:t>
      </w:r>
      <w:r>
        <w:rPr>
          <w:spacing w:val="-3"/>
          <w:sz w:val="28"/>
        </w:rPr>
        <w:t xml:space="preserve"> </w:t>
      </w:r>
      <w:r>
        <w:rPr>
          <w:sz w:val="28"/>
        </w:rPr>
        <w:t>(ví</w:t>
      </w:r>
      <w:r>
        <w:rPr>
          <w:spacing w:val="-3"/>
          <w:sz w:val="28"/>
        </w:rPr>
        <w:t xml:space="preserve"> </w:t>
      </w:r>
      <w:r>
        <w:rPr>
          <w:sz w:val="28"/>
        </w:rPr>
        <w:t>dụ: User Service, Product Service, etc.).</w:t>
      </w:r>
    </w:p>
    <w:p w14:paraId="01DB6818" w14:textId="77777777" w:rsidR="0073184A" w:rsidRDefault="006D4F62" w:rsidP="00E25CC9">
      <w:pPr>
        <w:pStyle w:val="ListParagraph"/>
        <w:numPr>
          <w:ilvl w:val="0"/>
          <w:numId w:val="5"/>
        </w:numPr>
        <w:spacing w:before="22"/>
        <w:ind w:left="0" w:firstLine="0"/>
        <w:rPr>
          <w:sz w:val="28"/>
        </w:rPr>
        <w:pPrChange w:id="313" w:author="Admin" w:date="2024-04-23T08:23:00Z">
          <w:pPr>
            <w:pStyle w:val="ListParagraph"/>
            <w:numPr>
              <w:numId w:val="5"/>
            </w:numPr>
            <w:spacing w:before="22"/>
            <w:ind w:left="1540" w:right="1205" w:hanging="360"/>
          </w:pPr>
        </w:pPrChange>
      </w:pPr>
      <w:r>
        <w:rPr>
          <w:sz w:val="28"/>
        </w:rPr>
        <w:t>Mũi</w:t>
      </w:r>
      <w:r>
        <w:rPr>
          <w:spacing w:val="-3"/>
          <w:sz w:val="28"/>
        </w:rPr>
        <w:t xml:space="preserve"> </w:t>
      </w:r>
      <w:r>
        <w:rPr>
          <w:sz w:val="28"/>
        </w:rPr>
        <w:t>tên</w:t>
      </w:r>
      <w:r>
        <w:rPr>
          <w:spacing w:val="-3"/>
          <w:sz w:val="28"/>
        </w:rPr>
        <w:t xml:space="preserve"> </w:t>
      </w:r>
      <w:r>
        <w:rPr>
          <w:sz w:val="28"/>
        </w:rPr>
        <w:t>&lt;&gt;</w:t>
      </w:r>
      <w:r>
        <w:rPr>
          <w:spacing w:val="-3"/>
          <w:sz w:val="28"/>
        </w:rPr>
        <w:t xml:space="preserve"> </w:t>
      </w:r>
      <w:r>
        <w:rPr>
          <w:sz w:val="28"/>
        </w:rPr>
        <w:t>biểu</w:t>
      </w:r>
      <w:r>
        <w:rPr>
          <w:spacing w:val="-3"/>
          <w:sz w:val="28"/>
        </w:rPr>
        <w:t xml:space="preserve"> </w:t>
      </w:r>
      <w:r>
        <w:rPr>
          <w:sz w:val="28"/>
        </w:rPr>
        <w:t>thị</w:t>
      </w:r>
      <w:r>
        <w:rPr>
          <w:spacing w:val="-3"/>
          <w:sz w:val="28"/>
        </w:rPr>
        <w:t xml:space="preserve"> </w:t>
      </w:r>
      <w:r>
        <w:rPr>
          <w:sz w:val="28"/>
        </w:rPr>
        <w:t>tương</w:t>
      </w:r>
      <w:r>
        <w:rPr>
          <w:spacing w:val="-3"/>
          <w:sz w:val="28"/>
        </w:rPr>
        <w:t xml:space="preserve"> </w:t>
      </w:r>
      <w:r>
        <w:rPr>
          <w:sz w:val="28"/>
        </w:rPr>
        <w:t>tác</w:t>
      </w:r>
      <w:r>
        <w:rPr>
          <w:spacing w:val="-3"/>
          <w:sz w:val="28"/>
        </w:rPr>
        <w:t xml:space="preserve"> </w:t>
      </w:r>
      <w:r>
        <w:rPr>
          <w:sz w:val="28"/>
        </w:rPr>
        <w:t>giữa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dịch</w:t>
      </w:r>
      <w:r>
        <w:rPr>
          <w:spacing w:val="-3"/>
          <w:sz w:val="28"/>
        </w:rPr>
        <w:t xml:space="preserve"> </w:t>
      </w:r>
      <w:r>
        <w:rPr>
          <w:sz w:val="28"/>
        </w:rPr>
        <w:t>vụ.</w:t>
      </w:r>
      <w:r>
        <w:rPr>
          <w:spacing w:val="-8"/>
          <w:sz w:val="28"/>
        </w:rPr>
        <w:t xml:space="preserve"> </w:t>
      </w:r>
      <w:r>
        <w:rPr>
          <w:sz w:val="28"/>
        </w:rPr>
        <w:t>Ví</w:t>
      </w:r>
      <w:r>
        <w:rPr>
          <w:spacing w:val="-3"/>
          <w:sz w:val="28"/>
        </w:rPr>
        <w:t xml:space="preserve"> </w:t>
      </w:r>
      <w:r>
        <w:rPr>
          <w:sz w:val="28"/>
        </w:rPr>
        <w:t>dụ,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Service</w:t>
      </w:r>
      <w:r>
        <w:rPr>
          <w:spacing w:val="-3"/>
          <w:sz w:val="28"/>
        </w:rPr>
        <w:t xml:space="preserve"> </w:t>
      </w:r>
      <w:r>
        <w:rPr>
          <w:sz w:val="28"/>
        </w:rPr>
        <w:t>có thể tương tác với Cart Service để thêm sản phẩm vào giỏ hàng.</w:t>
      </w:r>
    </w:p>
    <w:p w14:paraId="59351C6F" w14:textId="77777777" w:rsidR="0073184A" w:rsidRDefault="006D4F62" w:rsidP="00E25CC9">
      <w:pPr>
        <w:pStyle w:val="ListParagraph"/>
        <w:numPr>
          <w:ilvl w:val="0"/>
          <w:numId w:val="5"/>
        </w:numPr>
        <w:spacing w:before="29" w:line="249" w:lineRule="auto"/>
        <w:ind w:left="0" w:firstLine="0"/>
        <w:rPr>
          <w:sz w:val="28"/>
        </w:rPr>
        <w:pPrChange w:id="314" w:author="Admin" w:date="2024-04-23T08:23:00Z">
          <w:pPr>
            <w:pStyle w:val="ListParagraph"/>
            <w:numPr>
              <w:numId w:val="5"/>
            </w:numPr>
            <w:spacing w:before="29" w:line="249" w:lineRule="auto"/>
            <w:ind w:left="1540" w:right="1295" w:hanging="360"/>
          </w:pPr>
        </w:pPrChange>
      </w:pPr>
      <w:r>
        <w:rPr>
          <w:sz w:val="28"/>
        </w:rPr>
        <w:t>Các dịch vụ có thể giao tiếp với nhau theo nhiều cách, như gửi yêu cầu</w:t>
      </w:r>
      <w:r>
        <w:rPr>
          <w:spacing w:val="-6"/>
          <w:sz w:val="28"/>
        </w:rPr>
        <w:t xml:space="preserve"> </w:t>
      </w:r>
      <w:r>
        <w:rPr>
          <w:sz w:val="28"/>
        </w:rPr>
        <w:t>HTTP,</w:t>
      </w:r>
      <w:r>
        <w:rPr>
          <w:spacing w:val="-6"/>
          <w:sz w:val="28"/>
        </w:rPr>
        <w:t xml:space="preserve"> </w:t>
      </w:r>
      <w:r>
        <w:rPr>
          <w:sz w:val="28"/>
        </w:rPr>
        <w:t>sử</w:t>
      </w:r>
      <w:r>
        <w:rPr>
          <w:spacing w:val="-6"/>
          <w:sz w:val="28"/>
        </w:rPr>
        <w:t xml:space="preserve"> </w:t>
      </w:r>
      <w:r>
        <w:rPr>
          <w:sz w:val="28"/>
        </w:rPr>
        <w:t>d</w:t>
      </w:r>
      <w:r>
        <w:rPr>
          <w:sz w:val="28"/>
        </w:rPr>
        <w:t>ụng</w:t>
      </w:r>
      <w:r>
        <w:rPr>
          <w:spacing w:val="-6"/>
          <w:sz w:val="28"/>
        </w:rPr>
        <w:t xml:space="preserve"> </w:t>
      </w:r>
      <w:r>
        <w:rPr>
          <w:sz w:val="28"/>
        </w:rPr>
        <w:t>message</w:t>
      </w:r>
      <w:r>
        <w:rPr>
          <w:spacing w:val="-6"/>
          <w:sz w:val="28"/>
        </w:rPr>
        <w:t xml:space="preserve"> </w:t>
      </w:r>
      <w:r>
        <w:rPr>
          <w:sz w:val="28"/>
        </w:rPr>
        <w:t>queue,</w:t>
      </w:r>
      <w:r>
        <w:rPr>
          <w:spacing w:val="-6"/>
          <w:sz w:val="28"/>
        </w:rPr>
        <w:t xml:space="preserve"> </w:t>
      </w:r>
      <w:r>
        <w:rPr>
          <w:sz w:val="28"/>
        </w:rPr>
        <w:t>hoặc</w:t>
      </w:r>
      <w:r>
        <w:rPr>
          <w:spacing w:val="-6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cách</w:t>
      </w:r>
      <w:r>
        <w:rPr>
          <w:spacing w:val="-6"/>
          <w:sz w:val="28"/>
        </w:rPr>
        <w:t xml:space="preserve"> </w:t>
      </w:r>
      <w:r>
        <w:rPr>
          <w:sz w:val="28"/>
        </w:rPr>
        <w:t>khác</w:t>
      </w:r>
      <w:r>
        <w:rPr>
          <w:spacing w:val="-6"/>
          <w:sz w:val="28"/>
        </w:rPr>
        <w:t xml:space="preserve"> </w:t>
      </w:r>
      <w:r>
        <w:rPr>
          <w:sz w:val="28"/>
        </w:rPr>
        <w:t>tùy</w:t>
      </w:r>
      <w:r>
        <w:rPr>
          <w:spacing w:val="-6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vào cấu trúc và yêu cầu của hệ </w:t>
      </w:r>
      <w:r>
        <w:rPr>
          <w:sz w:val="28"/>
        </w:rPr>
        <w:t>thống.</w:t>
      </w:r>
    </w:p>
    <w:p w14:paraId="6590C59C" w14:textId="7EDD3044" w:rsidR="0073184A" w:rsidRDefault="006D4F62" w:rsidP="00E25CC9">
      <w:pPr>
        <w:pStyle w:val="ListParagraph"/>
        <w:numPr>
          <w:ilvl w:val="0"/>
          <w:numId w:val="11"/>
        </w:numPr>
        <w:spacing w:before="13" w:line="259" w:lineRule="auto"/>
        <w:ind w:left="0" w:right="-1" w:firstLine="0"/>
        <w:jc w:val="left"/>
        <w:rPr>
          <w:ins w:id="315" w:author="Admin" w:date="2024-04-23T08:24:00Z"/>
          <w:b/>
          <w:sz w:val="28"/>
        </w:rPr>
      </w:pPr>
      <w:r>
        <w:rPr>
          <w:b/>
          <w:sz w:val="28"/>
        </w:rPr>
        <w:t>Trình bày các dạng communication giữa các service với nhau (syschronous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asynchronous)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với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ví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dụ.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Cập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nhật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bổ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sung từ Bài tập 3.</w:t>
      </w:r>
    </w:p>
    <w:p w14:paraId="7C28838E" w14:textId="77777777" w:rsidR="0038075D" w:rsidRDefault="0038075D" w:rsidP="0038075D">
      <w:pPr>
        <w:spacing w:line="314" w:lineRule="exact"/>
        <w:ind w:left="140"/>
        <w:rPr>
          <w:ins w:id="316" w:author="Admin" w:date="2024-04-23T08:25:00Z"/>
          <w:sz w:val="28"/>
        </w:rPr>
      </w:pPr>
      <w:ins w:id="317" w:author="Admin" w:date="2024-04-23T08:25:00Z">
        <w:r>
          <w:rPr>
            <w:sz w:val="28"/>
          </w:rPr>
          <w:t>Các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dạng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communication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giữa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các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service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trong</w:t>
        </w:r>
        <w:r>
          <w:rPr>
            <w:spacing w:val="-2"/>
            <w:sz w:val="28"/>
          </w:rPr>
          <w:t xml:space="preserve"> microservice</w:t>
        </w:r>
      </w:ins>
    </w:p>
    <w:p w14:paraId="394BE78E" w14:textId="77777777" w:rsidR="0038075D" w:rsidRDefault="0038075D" w:rsidP="0038075D">
      <w:pPr>
        <w:pStyle w:val="Heading3"/>
        <w:numPr>
          <w:ilvl w:val="0"/>
          <w:numId w:val="16"/>
        </w:numPr>
        <w:tabs>
          <w:tab w:val="left" w:pos="419"/>
        </w:tabs>
        <w:spacing w:before="180"/>
        <w:ind w:left="419" w:hanging="279"/>
        <w:rPr>
          <w:ins w:id="318" w:author="Admin" w:date="2024-04-23T08:25:00Z"/>
        </w:rPr>
      </w:pPr>
      <w:ins w:id="319" w:author="Admin" w:date="2024-04-23T08:25:00Z">
        <w:r>
          <w:t>Synchronous</w:t>
        </w:r>
        <w:r>
          <w:rPr>
            <w:spacing w:val="-13"/>
          </w:rPr>
          <w:t xml:space="preserve"> </w:t>
        </w:r>
        <w:r>
          <w:rPr>
            <w:spacing w:val="-2"/>
          </w:rPr>
          <w:t>communication</w:t>
        </w:r>
      </w:ins>
    </w:p>
    <w:p w14:paraId="2FFF0DED" w14:textId="77777777" w:rsidR="0038075D" w:rsidRDefault="0038075D" w:rsidP="0038075D">
      <w:pPr>
        <w:spacing w:before="187"/>
        <w:ind w:left="140"/>
        <w:rPr>
          <w:ins w:id="320" w:author="Admin" w:date="2024-04-23T08:25:00Z"/>
          <w:sz w:val="28"/>
        </w:rPr>
      </w:pPr>
      <w:ins w:id="321" w:author="Admin" w:date="2024-04-23T08:25:00Z">
        <w:r>
          <w:rPr>
            <w:sz w:val="28"/>
          </w:rPr>
          <w:t>Mô</w:t>
        </w:r>
        <w:r>
          <w:rPr>
            <w:spacing w:val="1"/>
            <w:sz w:val="28"/>
          </w:rPr>
          <w:t xml:space="preserve"> </w:t>
        </w:r>
        <w:r>
          <w:rPr>
            <w:spacing w:val="-5"/>
            <w:sz w:val="28"/>
          </w:rPr>
          <w:t>tả:</w:t>
        </w:r>
      </w:ins>
    </w:p>
    <w:p w14:paraId="66C600AE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184" w:line="256" w:lineRule="auto"/>
        <w:ind w:right="254"/>
        <w:rPr>
          <w:ins w:id="322" w:author="Admin" w:date="2024-04-23T08:25:00Z"/>
          <w:sz w:val="28"/>
        </w:rPr>
      </w:pPr>
      <w:ins w:id="323" w:author="Admin" w:date="2024-04-23T08:25:00Z">
        <w:r>
          <w:rPr>
            <w:sz w:val="28"/>
          </w:rPr>
          <w:t>Giao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tiếp</w:t>
        </w:r>
        <w:r>
          <w:rPr>
            <w:spacing w:val="-15"/>
            <w:sz w:val="28"/>
          </w:rPr>
          <w:t xml:space="preserve"> </w:t>
        </w:r>
        <w:r>
          <w:rPr>
            <w:sz w:val="28"/>
          </w:rPr>
          <w:t>đồng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bộ,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nghĩa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là</w:t>
        </w:r>
        <w:r>
          <w:rPr>
            <w:spacing w:val="-16"/>
            <w:sz w:val="28"/>
          </w:rPr>
          <w:t xml:space="preserve"> </w:t>
        </w:r>
        <w:r>
          <w:rPr>
            <w:sz w:val="28"/>
          </w:rPr>
          <w:t>service</w:t>
        </w:r>
        <w:r>
          <w:rPr>
            <w:spacing w:val="-27"/>
            <w:sz w:val="28"/>
          </w:rPr>
          <w:t xml:space="preserve"> </w:t>
        </w:r>
        <w:r>
          <w:rPr>
            <w:sz w:val="28"/>
          </w:rPr>
          <w:t>A</w:t>
        </w:r>
        <w:r>
          <w:rPr>
            <w:spacing w:val="-33"/>
            <w:sz w:val="28"/>
          </w:rPr>
          <w:t xml:space="preserve"> </w:t>
        </w:r>
        <w:r>
          <w:rPr>
            <w:sz w:val="28"/>
          </w:rPr>
          <w:t>gửi</w:t>
        </w:r>
        <w:r>
          <w:rPr>
            <w:spacing w:val="-15"/>
            <w:sz w:val="28"/>
          </w:rPr>
          <w:t xml:space="preserve"> </w:t>
        </w:r>
        <w:r>
          <w:rPr>
            <w:sz w:val="28"/>
          </w:rPr>
          <w:t>request</w:t>
        </w:r>
        <w:r>
          <w:rPr>
            <w:spacing w:val="-15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16"/>
            <w:sz w:val="28"/>
          </w:rPr>
          <w:t xml:space="preserve"> </w:t>
        </w:r>
        <w:r>
          <w:rPr>
            <w:sz w:val="28"/>
          </w:rPr>
          <w:t>chờ</w:t>
        </w:r>
        <w:r>
          <w:rPr>
            <w:spacing w:val="-16"/>
            <w:sz w:val="28"/>
          </w:rPr>
          <w:t xml:space="preserve"> </w:t>
        </w:r>
        <w:r>
          <w:rPr>
            <w:sz w:val="28"/>
          </w:rPr>
          <w:t>response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từ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service B trước khi tiếp tục xử lý.</w:t>
        </w:r>
      </w:ins>
    </w:p>
    <w:p w14:paraId="55150D45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3"/>
        <w:rPr>
          <w:ins w:id="324" w:author="Admin" w:date="2024-04-23T08:25:00Z"/>
          <w:sz w:val="28"/>
        </w:rPr>
      </w:pPr>
      <w:ins w:id="325" w:author="Admin" w:date="2024-04-23T08:25:00Z">
        <w:r>
          <w:rPr>
            <w:sz w:val="28"/>
          </w:rPr>
          <w:t>Dữ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liệu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được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trao đổi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trực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tiếp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giữa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 xml:space="preserve">các </w:t>
        </w:r>
        <w:r>
          <w:rPr>
            <w:spacing w:val="-2"/>
            <w:sz w:val="28"/>
          </w:rPr>
          <w:t>service.</w:t>
        </w:r>
      </w:ins>
    </w:p>
    <w:p w14:paraId="23AAE5C9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27" w:line="367" w:lineRule="auto"/>
        <w:ind w:left="140" w:right="3873" w:firstLine="360"/>
        <w:rPr>
          <w:ins w:id="326" w:author="Admin" w:date="2024-04-23T08:25:00Z"/>
          <w:sz w:val="28"/>
        </w:rPr>
      </w:pPr>
      <w:ins w:id="327" w:author="Admin" w:date="2024-04-23T08:25:00Z">
        <w:r>
          <w:rPr>
            <w:sz w:val="28"/>
          </w:rPr>
          <w:t>Thường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sử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dụng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HTTP</w:t>
        </w:r>
        <w:r>
          <w:rPr>
            <w:spacing w:val="-16"/>
            <w:sz w:val="28"/>
          </w:rPr>
          <w:t xml:space="preserve"> </w:t>
        </w:r>
        <w:r>
          <w:rPr>
            <w:sz w:val="28"/>
          </w:rPr>
          <w:t>với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RESTful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API. Ưu điểm:</w:t>
        </w:r>
      </w:ins>
    </w:p>
    <w:p w14:paraId="6E3E2210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15"/>
        <w:rPr>
          <w:ins w:id="328" w:author="Admin" w:date="2024-04-23T08:25:00Z"/>
          <w:sz w:val="28"/>
        </w:rPr>
      </w:pPr>
      <w:ins w:id="329" w:author="Admin" w:date="2024-04-23T08:25:00Z">
        <w:r>
          <w:rPr>
            <w:sz w:val="28"/>
          </w:rPr>
          <w:t>Đơn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giản,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dễ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hiểu,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dễ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triển</w:t>
        </w:r>
        <w:r>
          <w:rPr>
            <w:spacing w:val="-4"/>
            <w:sz w:val="28"/>
          </w:rPr>
          <w:t xml:space="preserve"> khai.</w:t>
        </w:r>
      </w:ins>
    </w:p>
    <w:p w14:paraId="60ADBC0B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29" w:line="367" w:lineRule="auto"/>
        <w:ind w:left="140" w:right="1825" w:firstLine="360"/>
        <w:rPr>
          <w:ins w:id="330" w:author="Admin" w:date="2024-04-23T08:25:00Z"/>
          <w:sz w:val="28"/>
        </w:rPr>
      </w:pPr>
      <w:ins w:id="331" w:author="Admin" w:date="2024-04-23T08:25:00Z">
        <w:r>
          <w:rPr>
            <w:sz w:val="28"/>
          </w:rPr>
          <w:t>Phù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hợp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cho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các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trường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hợp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cần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kết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quả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trả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về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ngay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lập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lastRenderedPageBreak/>
          <w:t>tức. Nhược điểm:</w:t>
        </w:r>
      </w:ins>
    </w:p>
    <w:p w14:paraId="0413D222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15"/>
        <w:rPr>
          <w:ins w:id="332" w:author="Admin" w:date="2024-04-23T08:25:00Z"/>
          <w:sz w:val="28"/>
        </w:rPr>
      </w:pPr>
      <w:ins w:id="333" w:author="Admin" w:date="2024-04-23T08:25:00Z">
        <w:r>
          <w:rPr>
            <w:sz w:val="28"/>
          </w:rPr>
          <w:t>Khó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khăn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trong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việc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xử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lý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các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request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phức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tạp,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tốn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thời</w:t>
        </w:r>
        <w:r>
          <w:rPr>
            <w:spacing w:val="-4"/>
            <w:sz w:val="28"/>
          </w:rPr>
          <w:t xml:space="preserve"> </w:t>
        </w:r>
        <w:r>
          <w:rPr>
            <w:spacing w:val="-2"/>
            <w:sz w:val="28"/>
          </w:rPr>
          <w:t>gian.</w:t>
        </w:r>
      </w:ins>
    </w:p>
    <w:p w14:paraId="0771178E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24" w:line="256" w:lineRule="auto"/>
        <w:ind w:right="253"/>
        <w:rPr>
          <w:ins w:id="334" w:author="Admin" w:date="2024-04-23T08:25:00Z"/>
          <w:sz w:val="28"/>
        </w:rPr>
      </w:pPr>
      <w:ins w:id="335" w:author="Admin" w:date="2024-04-23T08:25:00Z">
        <w:r>
          <w:rPr>
            <w:sz w:val="28"/>
          </w:rPr>
          <w:t>Tạo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ra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sự</w:t>
        </w:r>
        <w:r>
          <w:rPr>
            <w:spacing w:val="-12"/>
            <w:sz w:val="28"/>
          </w:rPr>
          <w:t xml:space="preserve"> </w:t>
        </w:r>
        <w:r>
          <w:rPr>
            <w:sz w:val="28"/>
          </w:rPr>
          <w:t>phụ</w:t>
        </w:r>
        <w:r>
          <w:rPr>
            <w:spacing w:val="-12"/>
            <w:sz w:val="28"/>
          </w:rPr>
          <w:t xml:space="preserve"> </w:t>
        </w:r>
        <w:r>
          <w:rPr>
            <w:sz w:val="28"/>
          </w:rPr>
          <w:t>thuộc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trực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tiếp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giữa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các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service,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ảnh</w:t>
        </w:r>
        <w:r>
          <w:rPr>
            <w:spacing w:val="-13"/>
            <w:sz w:val="28"/>
          </w:rPr>
          <w:t xml:space="preserve"> </w:t>
        </w:r>
        <w:r>
          <w:rPr>
            <w:sz w:val="28"/>
          </w:rPr>
          <w:t>hưởng</w:t>
        </w:r>
        <w:r>
          <w:rPr>
            <w:spacing w:val="-13"/>
            <w:sz w:val="28"/>
          </w:rPr>
          <w:t xml:space="preserve"> </w:t>
        </w:r>
        <w:r>
          <w:rPr>
            <w:sz w:val="28"/>
          </w:rPr>
          <w:t>đến</w:t>
        </w:r>
        <w:r>
          <w:rPr>
            <w:spacing w:val="-13"/>
            <w:sz w:val="28"/>
          </w:rPr>
          <w:t xml:space="preserve"> </w:t>
        </w:r>
        <w:r>
          <w:rPr>
            <w:sz w:val="28"/>
          </w:rPr>
          <w:t>khả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năng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mở rộng và bảo trì.</w:t>
        </w:r>
      </w:ins>
    </w:p>
    <w:p w14:paraId="18A154B7" w14:textId="77777777" w:rsidR="0038075D" w:rsidRDefault="0038075D" w:rsidP="0038075D">
      <w:pPr>
        <w:spacing w:before="165"/>
        <w:ind w:left="140"/>
        <w:rPr>
          <w:ins w:id="336" w:author="Admin" w:date="2024-04-23T08:25:00Z"/>
          <w:sz w:val="28"/>
        </w:rPr>
      </w:pPr>
      <w:ins w:id="337" w:author="Admin" w:date="2024-04-23T08:25:00Z">
        <w:r>
          <w:rPr>
            <w:sz w:val="28"/>
          </w:rPr>
          <w:t>Ví</w:t>
        </w:r>
        <w:r>
          <w:rPr>
            <w:spacing w:val="-1"/>
            <w:sz w:val="28"/>
          </w:rPr>
          <w:t xml:space="preserve"> </w:t>
        </w:r>
        <w:r>
          <w:rPr>
            <w:spacing w:val="-5"/>
            <w:sz w:val="28"/>
          </w:rPr>
          <w:t>dụ:</w:t>
        </w:r>
      </w:ins>
    </w:p>
    <w:p w14:paraId="377DCE62" w14:textId="114D59AF" w:rsidR="0038075D" w:rsidRP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184"/>
        <w:rPr>
          <w:ins w:id="338" w:author="Admin" w:date="2024-04-23T08:25:00Z"/>
          <w:sz w:val="28"/>
          <w:rPrChange w:id="339" w:author="Admin" w:date="2024-04-23T08:25:00Z">
            <w:rPr>
              <w:ins w:id="340" w:author="Admin" w:date="2024-04-23T08:25:00Z"/>
            </w:rPr>
          </w:rPrChange>
        </w:rPr>
        <w:pPrChange w:id="341" w:author="Admin" w:date="2024-04-23T08:25:00Z">
          <w:pPr/>
        </w:pPrChange>
      </w:pPr>
      <w:ins w:id="342" w:author="Admin" w:date="2024-04-23T08:25:00Z">
        <w:r>
          <w:rPr>
            <w:sz w:val="28"/>
          </w:rPr>
          <w:t>Lấy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thông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tin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chi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tiết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về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sản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phẩm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từ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service</w:t>
        </w:r>
        <w:r>
          <w:rPr>
            <w:spacing w:val="-2"/>
            <w:sz w:val="28"/>
          </w:rPr>
          <w:t xml:space="preserve"> Product.</w:t>
        </w:r>
      </w:ins>
    </w:p>
    <w:p w14:paraId="5062C643" w14:textId="77777777" w:rsidR="0038075D" w:rsidRDefault="0038075D" w:rsidP="0038075D">
      <w:pPr>
        <w:pStyle w:val="ListParagraph"/>
        <w:numPr>
          <w:ilvl w:val="1"/>
          <w:numId w:val="16"/>
        </w:numPr>
        <w:tabs>
          <w:tab w:val="left" w:pos="860"/>
        </w:tabs>
        <w:spacing w:before="83"/>
        <w:rPr>
          <w:ins w:id="343" w:author="Admin" w:date="2024-04-23T08:25:00Z"/>
          <w:sz w:val="28"/>
        </w:rPr>
      </w:pPr>
      <w:ins w:id="344" w:author="Admin" w:date="2024-04-23T08:25:00Z">
        <w:r>
          <w:rPr>
            <w:sz w:val="28"/>
          </w:rPr>
          <w:t>Xác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thực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người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dùng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với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service</w:t>
        </w:r>
        <w:r>
          <w:rPr>
            <w:spacing w:val="-2"/>
            <w:sz w:val="28"/>
          </w:rPr>
          <w:t xml:space="preserve"> Customer.</w:t>
        </w:r>
      </w:ins>
    </w:p>
    <w:p w14:paraId="785CEB7C" w14:textId="77777777" w:rsidR="0038075D" w:rsidRDefault="0038075D" w:rsidP="0038075D">
      <w:pPr>
        <w:pStyle w:val="Heading3"/>
        <w:numPr>
          <w:ilvl w:val="0"/>
          <w:numId w:val="16"/>
        </w:numPr>
        <w:tabs>
          <w:tab w:val="left" w:pos="404"/>
        </w:tabs>
        <w:spacing w:before="184"/>
        <w:ind w:left="404" w:hanging="264"/>
        <w:rPr>
          <w:ins w:id="345" w:author="Admin" w:date="2024-04-23T08:25:00Z"/>
        </w:rPr>
      </w:pPr>
      <w:ins w:id="346" w:author="Admin" w:date="2024-04-23T08:25:00Z">
        <w:r>
          <w:rPr>
            <w:spacing w:val="-2"/>
          </w:rPr>
          <w:t>Asynchronous</w:t>
        </w:r>
        <w:r>
          <w:rPr>
            <w:spacing w:val="5"/>
          </w:rPr>
          <w:t xml:space="preserve"> </w:t>
        </w:r>
        <w:r>
          <w:rPr>
            <w:spacing w:val="-2"/>
          </w:rPr>
          <w:t>communication:</w:t>
        </w:r>
      </w:ins>
    </w:p>
    <w:p w14:paraId="1FC2DCB9" w14:textId="77777777" w:rsidR="0038075D" w:rsidRDefault="0038075D" w:rsidP="0038075D">
      <w:pPr>
        <w:spacing w:before="184"/>
        <w:ind w:left="140"/>
        <w:rPr>
          <w:ins w:id="347" w:author="Admin" w:date="2024-04-23T08:25:00Z"/>
          <w:sz w:val="28"/>
        </w:rPr>
      </w:pPr>
      <w:ins w:id="348" w:author="Admin" w:date="2024-04-23T08:25:00Z">
        <w:r>
          <w:rPr>
            <w:sz w:val="28"/>
          </w:rPr>
          <w:t>Mô</w:t>
        </w:r>
        <w:r>
          <w:rPr>
            <w:spacing w:val="1"/>
            <w:sz w:val="28"/>
          </w:rPr>
          <w:t xml:space="preserve"> </w:t>
        </w:r>
        <w:r>
          <w:rPr>
            <w:spacing w:val="-5"/>
            <w:sz w:val="28"/>
          </w:rPr>
          <w:t>tả:</w:t>
        </w:r>
      </w:ins>
    </w:p>
    <w:p w14:paraId="119A759C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186" w:line="256" w:lineRule="auto"/>
        <w:ind w:right="-1"/>
        <w:rPr>
          <w:ins w:id="349" w:author="Admin" w:date="2024-04-23T08:25:00Z"/>
          <w:sz w:val="28"/>
        </w:rPr>
        <w:pPrChange w:id="350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186" w:line="256" w:lineRule="auto"/>
            <w:ind w:left="860" w:right="256" w:hanging="360"/>
          </w:pPr>
        </w:pPrChange>
      </w:pPr>
      <w:ins w:id="351" w:author="Admin" w:date="2024-04-23T08:25:00Z">
        <w:r>
          <w:rPr>
            <w:sz w:val="28"/>
          </w:rPr>
          <w:t>Giao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tiếp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bất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đồng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bộ,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nghĩa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là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service</w:t>
        </w:r>
        <w:r>
          <w:rPr>
            <w:spacing w:val="-27"/>
            <w:sz w:val="28"/>
          </w:rPr>
          <w:t xml:space="preserve"> </w:t>
        </w:r>
        <w:r>
          <w:rPr>
            <w:sz w:val="28"/>
          </w:rPr>
          <w:t>A</w:t>
        </w:r>
        <w:r>
          <w:rPr>
            <w:spacing w:val="-33"/>
            <w:sz w:val="28"/>
          </w:rPr>
          <w:t xml:space="preserve"> </w:t>
        </w:r>
        <w:r>
          <w:rPr>
            <w:sz w:val="28"/>
          </w:rPr>
          <w:t>gửi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request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không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chờ</w:t>
        </w:r>
        <w:r>
          <w:rPr>
            <w:spacing w:val="-18"/>
            <w:sz w:val="28"/>
          </w:rPr>
          <w:t xml:space="preserve"> </w:t>
        </w:r>
        <w:r>
          <w:rPr>
            <w:sz w:val="28"/>
          </w:rPr>
          <w:t>response từ service B.</w:t>
        </w:r>
      </w:ins>
    </w:p>
    <w:p w14:paraId="6D9E9153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4" w:line="256" w:lineRule="auto"/>
        <w:ind w:right="-1"/>
        <w:rPr>
          <w:ins w:id="352" w:author="Admin" w:date="2024-04-23T08:25:00Z"/>
          <w:sz w:val="28"/>
        </w:rPr>
        <w:pPrChange w:id="353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4" w:line="256" w:lineRule="auto"/>
            <w:ind w:left="860" w:right="259" w:hanging="360"/>
          </w:pPr>
        </w:pPrChange>
      </w:pPr>
      <w:ins w:id="354" w:author="Admin" w:date="2024-04-23T08:25:00Z">
        <w:r>
          <w:rPr>
            <w:sz w:val="28"/>
          </w:rPr>
          <w:t>Dữ liệu được trao đổi thông qua một kênh trung gian như message queue hoặc event bus.</w:t>
        </w:r>
      </w:ins>
    </w:p>
    <w:p w14:paraId="773A0B12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6" w:line="367" w:lineRule="auto"/>
        <w:ind w:left="140" w:right="-1" w:firstLine="360"/>
        <w:rPr>
          <w:ins w:id="355" w:author="Admin" w:date="2024-04-23T08:25:00Z"/>
          <w:sz w:val="28"/>
        </w:rPr>
        <w:pPrChange w:id="356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6" w:line="367" w:lineRule="auto"/>
            <w:ind w:left="140" w:right="463" w:firstLine="360"/>
          </w:pPr>
        </w:pPrChange>
      </w:pPr>
      <w:ins w:id="357" w:author="Admin" w:date="2024-04-23T08:25:00Z">
        <w:r>
          <w:rPr>
            <w:sz w:val="28"/>
          </w:rPr>
          <w:t>Service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B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sẽ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xử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lý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request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sau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khi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nhận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được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dữ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liệu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từ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kênh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trung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gian. Ưu điểm:</w:t>
        </w:r>
      </w:ins>
    </w:p>
    <w:p w14:paraId="08C79D5D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15"/>
        <w:ind w:right="-1"/>
        <w:rPr>
          <w:ins w:id="358" w:author="Admin" w:date="2024-04-23T08:25:00Z"/>
          <w:sz w:val="28"/>
        </w:rPr>
        <w:pPrChange w:id="359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15"/>
            <w:ind w:left="860" w:hanging="360"/>
          </w:pPr>
        </w:pPrChange>
      </w:pPr>
      <w:ins w:id="360" w:author="Admin" w:date="2024-04-23T08:25:00Z">
        <w:r>
          <w:rPr>
            <w:sz w:val="28"/>
          </w:rPr>
          <w:t>Tăng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hiệu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suất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khả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năng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mở</w:t>
        </w:r>
        <w:r>
          <w:rPr>
            <w:spacing w:val="-2"/>
            <w:sz w:val="28"/>
          </w:rPr>
          <w:t xml:space="preserve"> </w:t>
        </w:r>
        <w:r>
          <w:rPr>
            <w:spacing w:val="-4"/>
            <w:sz w:val="28"/>
          </w:rPr>
          <w:t>rộng.</w:t>
        </w:r>
      </w:ins>
    </w:p>
    <w:p w14:paraId="6CECBAF2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24"/>
        <w:ind w:right="-1"/>
        <w:rPr>
          <w:ins w:id="361" w:author="Admin" w:date="2024-04-23T08:25:00Z"/>
          <w:sz w:val="28"/>
        </w:rPr>
        <w:pPrChange w:id="362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4"/>
            <w:ind w:left="860" w:hanging="360"/>
          </w:pPr>
        </w:pPrChange>
      </w:pPr>
      <w:ins w:id="363" w:author="Admin" w:date="2024-04-23T08:25:00Z">
        <w:r>
          <w:rPr>
            <w:sz w:val="28"/>
          </w:rPr>
          <w:t>Giảm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sự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phụ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thuộc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trực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tiếp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giữa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các</w:t>
        </w:r>
        <w:r>
          <w:rPr>
            <w:spacing w:val="-4"/>
            <w:sz w:val="28"/>
          </w:rPr>
          <w:t xml:space="preserve"> </w:t>
        </w:r>
        <w:r>
          <w:rPr>
            <w:spacing w:val="-2"/>
            <w:sz w:val="28"/>
          </w:rPr>
          <w:t>service.</w:t>
        </w:r>
      </w:ins>
    </w:p>
    <w:p w14:paraId="50CCBEAA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27" w:line="367" w:lineRule="auto"/>
        <w:ind w:left="140" w:right="-1" w:firstLine="360"/>
        <w:rPr>
          <w:ins w:id="364" w:author="Admin" w:date="2024-04-23T08:25:00Z"/>
          <w:sz w:val="28"/>
        </w:rPr>
        <w:pPrChange w:id="365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7" w:line="367" w:lineRule="auto"/>
            <w:ind w:left="140" w:right="2978" w:firstLine="360"/>
          </w:pPr>
        </w:pPrChange>
      </w:pPr>
      <w:ins w:id="366" w:author="Admin" w:date="2024-04-23T08:25:00Z">
        <w:r>
          <w:rPr>
            <w:sz w:val="28"/>
          </w:rPr>
          <w:t>Dễ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dàng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xử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lý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các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request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phức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tạp,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tốn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thời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gian. Nhược điểm:</w:t>
        </w:r>
      </w:ins>
    </w:p>
    <w:p w14:paraId="59BB5733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14"/>
        <w:ind w:right="-1"/>
        <w:rPr>
          <w:ins w:id="367" w:author="Admin" w:date="2024-04-23T08:25:00Z"/>
          <w:sz w:val="28"/>
        </w:rPr>
        <w:pPrChange w:id="368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14"/>
            <w:ind w:left="860" w:hanging="360"/>
          </w:pPr>
        </w:pPrChange>
      </w:pPr>
      <w:ins w:id="369" w:author="Admin" w:date="2024-04-23T08:25:00Z">
        <w:r>
          <w:rPr>
            <w:sz w:val="28"/>
          </w:rPr>
          <w:t>Phức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tạp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hơn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so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với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synchronous</w:t>
        </w:r>
        <w:r>
          <w:rPr>
            <w:spacing w:val="-2"/>
            <w:sz w:val="28"/>
          </w:rPr>
          <w:t xml:space="preserve"> communication.</w:t>
        </w:r>
      </w:ins>
    </w:p>
    <w:p w14:paraId="030D1865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29" w:line="367" w:lineRule="auto"/>
        <w:ind w:left="140" w:right="-1" w:firstLine="360"/>
        <w:rPr>
          <w:ins w:id="370" w:author="Admin" w:date="2024-04-23T08:25:00Z"/>
          <w:sz w:val="28"/>
        </w:rPr>
        <w:pPrChange w:id="371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9" w:line="367" w:lineRule="auto"/>
            <w:ind w:left="140" w:right="2660" w:firstLine="360"/>
          </w:pPr>
        </w:pPrChange>
      </w:pPr>
      <w:ins w:id="372" w:author="Admin" w:date="2024-04-23T08:25:00Z">
        <w:r>
          <w:rPr>
            <w:sz w:val="28"/>
          </w:rPr>
          <w:t>Khó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khăn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trong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việc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theo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dõi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quản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lý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các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request. Ví dụ:</w:t>
        </w:r>
      </w:ins>
    </w:p>
    <w:p w14:paraId="286D9E81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15"/>
        <w:ind w:right="-1"/>
        <w:rPr>
          <w:ins w:id="373" w:author="Admin" w:date="2024-04-23T08:25:00Z"/>
          <w:sz w:val="28"/>
        </w:rPr>
        <w:pPrChange w:id="374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15"/>
            <w:ind w:left="860" w:hanging="360"/>
          </w:pPr>
        </w:pPrChange>
      </w:pPr>
      <w:ins w:id="375" w:author="Admin" w:date="2024-04-23T08:25:00Z">
        <w:r>
          <w:rPr>
            <w:sz w:val="28"/>
          </w:rPr>
          <w:t>Gửi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email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thông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báo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đơn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hàng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đã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được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đặt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thành</w:t>
        </w:r>
        <w:r>
          <w:rPr>
            <w:spacing w:val="-1"/>
            <w:sz w:val="28"/>
          </w:rPr>
          <w:t xml:space="preserve"> </w:t>
        </w:r>
        <w:r>
          <w:rPr>
            <w:spacing w:val="-2"/>
            <w:sz w:val="28"/>
          </w:rPr>
          <w:t>công.</w:t>
        </w:r>
      </w:ins>
    </w:p>
    <w:p w14:paraId="10667D1B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27"/>
        <w:ind w:right="-1"/>
        <w:rPr>
          <w:ins w:id="376" w:author="Admin" w:date="2024-04-23T08:25:00Z"/>
          <w:sz w:val="28"/>
        </w:rPr>
        <w:pPrChange w:id="377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7"/>
            <w:ind w:left="860" w:hanging="360"/>
          </w:pPr>
        </w:pPrChange>
      </w:pPr>
      <w:ins w:id="378" w:author="Admin" w:date="2024-04-23T08:25:00Z">
        <w:r>
          <w:rPr>
            <w:sz w:val="28"/>
          </w:rPr>
          <w:t>Cập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nhật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thông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tin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sản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phẩm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vào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hệ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thống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kho</w:t>
        </w:r>
        <w:r>
          <w:rPr>
            <w:spacing w:val="-1"/>
            <w:sz w:val="28"/>
          </w:rPr>
          <w:t xml:space="preserve"> </w:t>
        </w:r>
        <w:r>
          <w:rPr>
            <w:spacing w:val="-2"/>
            <w:sz w:val="28"/>
          </w:rPr>
          <w:t>hàng.</w:t>
        </w:r>
      </w:ins>
    </w:p>
    <w:p w14:paraId="46DA2ECE" w14:textId="77777777" w:rsidR="0038075D" w:rsidRPr="00EE685F" w:rsidRDefault="0038075D" w:rsidP="00EE685F">
      <w:pPr>
        <w:pStyle w:val="ListParagraph"/>
        <w:numPr>
          <w:ilvl w:val="0"/>
          <w:numId w:val="16"/>
        </w:numPr>
        <w:tabs>
          <w:tab w:val="left" w:pos="419"/>
        </w:tabs>
        <w:spacing w:before="183"/>
        <w:ind w:left="419" w:right="-1" w:hanging="279"/>
        <w:rPr>
          <w:ins w:id="379" w:author="Admin" w:date="2024-04-23T08:25:00Z"/>
          <w:b/>
          <w:bCs/>
          <w:sz w:val="28"/>
          <w:rPrChange w:id="380" w:author="Admin" w:date="2024-04-23T08:42:00Z">
            <w:rPr>
              <w:ins w:id="381" w:author="Admin" w:date="2024-04-23T08:25:00Z"/>
              <w:sz w:val="28"/>
            </w:rPr>
          </w:rPrChange>
        </w:rPr>
        <w:pPrChange w:id="382" w:author="Admin" w:date="2024-04-23T08:42:00Z">
          <w:pPr>
            <w:pStyle w:val="ListParagraph"/>
            <w:numPr>
              <w:numId w:val="16"/>
            </w:numPr>
            <w:tabs>
              <w:tab w:val="left" w:pos="419"/>
            </w:tabs>
            <w:spacing w:before="183"/>
            <w:ind w:left="419" w:hanging="279"/>
          </w:pPr>
        </w:pPrChange>
      </w:pPr>
      <w:ins w:id="383" w:author="Admin" w:date="2024-04-23T08:25:00Z">
        <w:r w:rsidRPr="00EE685F">
          <w:rPr>
            <w:b/>
            <w:bCs/>
            <w:sz w:val="28"/>
            <w:rPrChange w:id="384" w:author="Admin" w:date="2024-04-23T08:42:00Z">
              <w:rPr>
                <w:sz w:val="28"/>
              </w:rPr>
            </w:rPrChange>
          </w:rPr>
          <w:t>Lựa</w:t>
        </w:r>
        <w:r w:rsidRPr="00EE685F">
          <w:rPr>
            <w:b/>
            <w:bCs/>
            <w:spacing w:val="-3"/>
            <w:sz w:val="28"/>
            <w:rPrChange w:id="385" w:author="Admin" w:date="2024-04-23T08:42:00Z">
              <w:rPr>
                <w:spacing w:val="-3"/>
                <w:sz w:val="28"/>
              </w:rPr>
            </w:rPrChange>
          </w:rPr>
          <w:t xml:space="preserve"> </w:t>
        </w:r>
        <w:r w:rsidRPr="00EE685F">
          <w:rPr>
            <w:b/>
            <w:bCs/>
            <w:sz w:val="28"/>
            <w:rPrChange w:id="386" w:author="Admin" w:date="2024-04-23T08:42:00Z">
              <w:rPr>
                <w:sz w:val="28"/>
              </w:rPr>
            </w:rPrChange>
          </w:rPr>
          <w:t>chọn</w:t>
        </w:r>
        <w:r w:rsidRPr="00EE685F">
          <w:rPr>
            <w:b/>
            <w:bCs/>
            <w:spacing w:val="-6"/>
            <w:sz w:val="28"/>
            <w:rPrChange w:id="387" w:author="Admin" w:date="2024-04-23T08:42:00Z">
              <w:rPr>
                <w:spacing w:val="-6"/>
                <w:sz w:val="28"/>
              </w:rPr>
            </w:rPrChange>
          </w:rPr>
          <w:t xml:space="preserve"> </w:t>
        </w:r>
        <w:r w:rsidRPr="00EE685F">
          <w:rPr>
            <w:b/>
            <w:bCs/>
            <w:sz w:val="28"/>
            <w:rPrChange w:id="388" w:author="Admin" w:date="2024-04-23T08:42:00Z">
              <w:rPr>
                <w:sz w:val="28"/>
              </w:rPr>
            </w:rPrChange>
          </w:rPr>
          <w:t>phương</w:t>
        </w:r>
        <w:r w:rsidRPr="00EE685F">
          <w:rPr>
            <w:b/>
            <w:bCs/>
            <w:spacing w:val="-2"/>
            <w:sz w:val="28"/>
            <w:rPrChange w:id="389" w:author="Admin" w:date="2024-04-23T08:42:00Z">
              <w:rPr>
                <w:spacing w:val="-2"/>
                <w:sz w:val="28"/>
              </w:rPr>
            </w:rPrChange>
          </w:rPr>
          <w:t xml:space="preserve"> </w:t>
        </w:r>
        <w:r w:rsidRPr="00EE685F">
          <w:rPr>
            <w:b/>
            <w:bCs/>
            <w:sz w:val="28"/>
            <w:rPrChange w:id="390" w:author="Admin" w:date="2024-04-23T08:42:00Z">
              <w:rPr>
                <w:sz w:val="28"/>
              </w:rPr>
            </w:rPrChange>
          </w:rPr>
          <w:t>pháp</w:t>
        </w:r>
        <w:r w:rsidRPr="00EE685F">
          <w:rPr>
            <w:b/>
            <w:bCs/>
            <w:spacing w:val="-6"/>
            <w:sz w:val="28"/>
            <w:rPrChange w:id="391" w:author="Admin" w:date="2024-04-23T08:42:00Z">
              <w:rPr>
                <w:spacing w:val="-6"/>
                <w:sz w:val="28"/>
              </w:rPr>
            </w:rPrChange>
          </w:rPr>
          <w:t xml:space="preserve"> </w:t>
        </w:r>
        <w:r w:rsidRPr="00EE685F">
          <w:rPr>
            <w:b/>
            <w:bCs/>
            <w:sz w:val="28"/>
            <w:rPrChange w:id="392" w:author="Admin" w:date="2024-04-23T08:42:00Z">
              <w:rPr>
                <w:sz w:val="28"/>
              </w:rPr>
            </w:rPrChange>
          </w:rPr>
          <w:t>phù</w:t>
        </w:r>
        <w:r w:rsidRPr="00EE685F">
          <w:rPr>
            <w:b/>
            <w:bCs/>
            <w:spacing w:val="-5"/>
            <w:sz w:val="28"/>
            <w:rPrChange w:id="393" w:author="Admin" w:date="2024-04-23T08:42:00Z">
              <w:rPr>
                <w:spacing w:val="-5"/>
                <w:sz w:val="28"/>
              </w:rPr>
            </w:rPrChange>
          </w:rPr>
          <w:t xml:space="preserve"> </w:t>
        </w:r>
        <w:r w:rsidRPr="00EE685F">
          <w:rPr>
            <w:b/>
            <w:bCs/>
            <w:spacing w:val="-4"/>
            <w:sz w:val="28"/>
            <w:rPrChange w:id="394" w:author="Admin" w:date="2024-04-23T08:42:00Z">
              <w:rPr>
                <w:spacing w:val="-4"/>
                <w:sz w:val="28"/>
              </w:rPr>
            </w:rPrChange>
          </w:rPr>
          <w:t>hợp:</w:t>
        </w:r>
      </w:ins>
    </w:p>
    <w:p w14:paraId="3B425EF1" w14:textId="77777777" w:rsidR="0038075D" w:rsidRDefault="0038075D" w:rsidP="00EE685F">
      <w:pPr>
        <w:spacing w:before="185"/>
        <w:ind w:left="140" w:right="-1"/>
        <w:rPr>
          <w:ins w:id="395" w:author="Admin" w:date="2024-04-23T08:25:00Z"/>
          <w:sz w:val="28"/>
        </w:rPr>
        <w:pPrChange w:id="396" w:author="Admin" w:date="2024-04-23T08:42:00Z">
          <w:pPr>
            <w:spacing w:before="185"/>
            <w:ind w:left="140"/>
          </w:pPr>
        </w:pPrChange>
      </w:pPr>
      <w:ins w:id="397" w:author="Admin" w:date="2024-04-23T08:25:00Z">
        <w:r>
          <w:rPr>
            <w:sz w:val="28"/>
          </w:rPr>
          <w:t>Lựa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chọn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phương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pháp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communication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phù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hợp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phụ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thuộc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vào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nhiều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yếu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tố</w:t>
        </w:r>
        <w:r>
          <w:rPr>
            <w:spacing w:val="-10"/>
            <w:sz w:val="28"/>
          </w:rPr>
          <w:t xml:space="preserve"> </w:t>
        </w:r>
        <w:r>
          <w:rPr>
            <w:spacing w:val="-4"/>
            <w:sz w:val="28"/>
          </w:rPr>
          <w:t>như:</w:t>
        </w:r>
      </w:ins>
    </w:p>
    <w:p w14:paraId="7C410FAD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186"/>
        <w:ind w:right="-1"/>
        <w:rPr>
          <w:ins w:id="398" w:author="Admin" w:date="2024-04-23T08:25:00Z"/>
          <w:sz w:val="28"/>
        </w:rPr>
        <w:pPrChange w:id="399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186"/>
            <w:ind w:left="860" w:hanging="360"/>
          </w:pPr>
        </w:pPrChange>
      </w:pPr>
      <w:ins w:id="400" w:author="Admin" w:date="2024-04-23T08:25:00Z">
        <w:r>
          <w:rPr>
            <w:sz w:val="28"/>
          </w:rPr>
          <w:t>Loại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request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dữ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liệu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cần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trao</w:t>
        </w:r>
        <w:r>
          <w:rPr>
            <w:spacing w:val="-5"/>
            <w:sz w:val="28"/>
          </w:rPr>
          <w:t xml:space="preserve"> </w:t>
        </w:r>
        <w:r>
          <w:rPr>
            <w:spacing w:val="-4"/>
            <w:sz w:val="28"/>
          </w:rPr>
          <w:t>đổi.</w:t>
        </w:r>
      </w:ins>
    </w:p>
    <w:p w14:paraId="67034EAA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24"/>
        <w:ind w:right="-1"/>
        <w:rPr>
          <w:ins w:id="401" w:author="Admin" w:date="2024-04-23T08:25:00Z"/>
          <w:sz w:val="28"/>
        </w:rPr>
        <w:pPrChange w:id="402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4"/>
            <w:ind w:left="860" w:hanging="360"/>
          </w:pPr>
        </w:pPrChange>
      </w:pPr>
      <w:ins w:id="403" w:author="Admin" w:date="2024-04-23T08:25:00Z">
        <w:r>
          <w:rPr>
            <w:sz w:val="28"/>
          </w:rPr>
          <w:t>Mức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độ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phức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tạp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của</w:t>
        </w:r>
        <w:r>
          <w:rPr>
            <w:spacing w:val="-4"/>
            <w:sz w:val="28"/>
          </w:rPr>
          <w:t xml:space="preserve"> </w:t>
        </w:r>
        <w:r>
          <w:rPr>
            <w:spacing w:val="-2"/>
            <w:sz w:val="28"/>
          </w:rPr>
          <w:t>request.</w:t>
        </w:r>
      </w:ins>
    </w:p>
    <w:p w14:paraId="04EDC27A" w14:textId="77777777" w:rsidR="0038075D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24"/>
        <w:ind w:right="-1"/>
        <w:rPr>
          <w:ins w:id="404" w:author="Admin" w:date="2024-04-23T08:25:00Z"/>
          <w:sz w:val="28"/>
        </w:rPr>
        <w:pPrChange w:id="405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4"/>
            <w:ind w:left="860" w:hanging="360"/>
          </w:pPr>
        </w:pPrChange>
      </w:pPr>
      <w:ins w:id="406" w:author="Admin" w:date="2024-04-23T08:25:00Z">
        <w:r>
          <w:rPr>
            <w:sz w:val="28"/>
          </w:rPr>
          <w:t>Nhu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cầu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về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hiệu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suất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khả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năng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mở</w:t>
        </w:r>
        <w:r>
          <w:rPr>
            <w:spacing w:val="-3"/>
            <w:sz w:val="28"/>
          </w:rPr>
          <w:t xml:space="preserve"> </w:t>
        </w:r>
        <w:r>
          <w:rPr>
            <w:spacing w:val="-2"/>
            <w:sz w:val="28"/>
          </w:rPr>
          <w:t>rộng.</w:t>
        </w:r>
      </w:ins>
    </w:p>
    <w:p w14:paraId="235C7B0B" w14:textId="77777777" w:rsidR="00EE685F" w:rsidRDefault="0038075D" w:rsidP="00EE685F">
      <w:pPr>
        <w:pStyle w:val="ListParagraph"/>
        <w:numPr>
          <w:ilvl w:val="1"/>
          <w:numId w:val="16"/>
        </w:numPr>
        <w:tabs>
          <w:tab w:val="left" w:pos="860"/>
        </w:tabs>
        <w:spacing w:before="27" w:after="9" w:line="369" w:lineRule="auto"/>
        <w:ind w:left="140" w:right="-1" w:firstLine="360"/>
        <w:rPr>
          <w:ins w:id="407" w:author="Admin" w:date="2024-04-23T08:42:00Z"/>
          <w:sz w:val="28"/>
        </w:rPr>
      </w:pPr>
      <w:ins w:id="408" w:author="Admin" w:date="2024-04-23T08:25:00Z">
        <w:r>
          <w:rPr>
            <w:sz w:val="28"/>
          </w:rPr>
          <w:t>Khả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năng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triển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khai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bảo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 xml:space="preserve">trì. </w:t>
        </w:r>
      </w:ins>
    </w:p>
    <w:p w14:paraId="304A7952" w14:textId="130AE0BD" w:rsidR="0038075D" w:rsidRPr="00EE685F" w:rsidRDefault="0038075D" w:rsidP="00EE685F">
      <w:pPr>
        <w:tabs>
          <w:tab w:val="left" w:pos="860"/>
        </w:tabs>
        <w:spacing w:before="27" w:after="9" w:line="369" w:lineRule="auto"/>
        <w:ind w:right="-1"/>
        <w:rPr>
          <w:ins w:id="409" w:author="Admin" w:date="2024-04-23T08:28:00Z"/>
          <w:sz w:val="28"/>
          <w:rPrChange w:id="410" w:author="Admin" w:date="2024-04-23T08:42:00Z">
            <w:rPr>
              <w:ins w:id="411" w:author="Admin" w:date="2024-04-23T08:28:00Z"/>
            </w:rPr>
          </w:rPrChange>
        </w:rPr>
        <w:pPrChange w:id="412" w:author="Admin" w:date="2024-04-23T08:42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7" w:after="9" w:line="369" w:lineRule="auto"/>
            <w:ind w:left="140" w:right="5148" w:firstLine="360"/>
          </w:pPr>
        </w:pPrChange>
      </w:pPr>
      <w:ins w:id="413" w:author="Admin" w:date="2024-04-23T08:25:00Z">
        <w:r w:rsidRPr="00EE685F">
          <w:rPr>
            <w:sz w:val="28"/>
            <w:rPrChange w:id="414" w:author="Admin" w:date="2024-04-23T08:42:00Z">
              <w:rPr/>
            </w:rPrChange>
          </w:rPr>
          <w:t>Bảng so sánh:</w:t>
        </w:r>
      </w:ins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4341"/>
        <w:gridCol w:w="2967"/>
      </w:tblGrid>
      <w:tr w:rsidR="00B92540" w14:paraId="5406463F" w14:textId="77777777" w:rsidTr="00B92540">
        <w:trPr>
          <w:trHeight w:val="376"/>
          <w:ins w:id="415" w:author="Admin" w:date="2024-04-23T08:29:00Z"/>
        </w:trPr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1CEDD" w14:textId="77777777" w:rsidR="00B92540" w:rsidRDefault="00B92540">
            <w:pPr>
              <w:pStyle w:val="TableParagraph"/>
              <w:spacing w:before="114"/>
              <w:ind w:left="45"/>
              <w:jc w:val="center"/>
              <w:rPr>
                <w:ins w:id="416" w:author="Admin" w:date="2024-04-23T08:29:00Z"/>
                <w:b/>
                <w:bCs/>
                <w:sz w:val="28"/>
                <w:szCs w:val="28"/>
                <w:lang w:val="vi-VN"/>
              </w:rPr>
            </w:pPr>
            <w:ins w:id="417" w:author="Admin" w:date="2024-04-23T08:29:00Z">
              <w:r>
                <w:rPr>
                  <w:b/>
                  <w:bCs/>
                  <w:sz w:val="28"/>
                  <w:szCs w:val="28"/>
                  <w:lang w:val="vi-VN"/>
                </w:rPr>
                <w:t>Tiêu</w:t>
              </w:r>
              <w:r>
                <w:rPr>
                  <w:b/>
                  <w:bCs/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b/>
                  <w:bCs/>
                  <w:spacing w:val="-5"/>
                  <w:sz w:val="28"/>
                  <w:szCs w:val="28"/>
                  <w:lang w:val="vi-VN"/>
                </w:rPr>
                <w:t>chí</w:t>
              </w:r>
            </w:ins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9E6A1" w14:textId="77777777" w:rsidR="00B92540" w:rsidRDefault="00B92540">
            <w:pPr>
              <w:pStyle w:val="TableParagraph"/>
              <w:spacing w:before="114"/>
              <w:ind w:left="45"/>
              <w:jc w:val="center"/>
              <w:rPr>
                <w:ins w:id="418" w:author="Admin" w:date="2024-04-23T08:29:00Z"/>
                <w:b/>
                <w:bCs/>
                <w:sz w:val="28"/>
                <w:szCs w:val="28"/>
                <w:lang w:val="vi-VN"/>
              </w:rPr>
            </w:pPr>
            <w:ins w:id="419" w:author="Admin" w:date="2024-04-23T08:29:00Z">
              <w:r>
                <w:rPr>
                  <w:b/>
                  <w:bCs/>
                  <w:spacing w:val="-2"/>
                  <w:sz w:val="28"/>
                  <w:szCs w:val="28"/>
                  <w:lang w:val="vi-VN"/>
                </w:rPr>
                <w:t>Synchronous</w:t>
              </w:r>
              <w:r>
                <w:rPr>
                  <w:b/>
                  <w:bCs/>
                  <w:spacing w:val="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b/>
                  <w:bCs/>
                  <w:spacing w:val="-2"/>
                  <w:sz w:val="28"/>
                  <w:szCs w:val="28"/>
                  <w:lang w:val="vi-VN"/>
                </w:rPr>
                <w:t>communication</w:t>
              </w:r>
            </w:ins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6902" w14:textId="77777777" w:rsidR="00B92540" w:rsidRDefault="00B92540">
            <w:pPr>
              <w:pStyle w:val="TableParagraph"/>
              <w:spacing w:before="114"/>
              <w:ind w:left="6"/>
              <w:jc w:val="center"/>
              <w:rPr>
                <w:ins w:id="420" w:author="Admin" w:date="2024-04-23T08:29:00Z"/>
                <w:b/>
                <w:bCs/>
                <w:sz w:val="28"/>
                <w:szCs w:val="28"/>
                <w:lang w:val="vi-VN"/>
              </w:rPr>
            </w:pPr>
            <w:ins w:id="421" w:author="Admin" w:date="2024-04-23T08:29:00Z">
              <w:r>
                <w:rPr>
                  <w:b/>
                  <w:bCs/>
                  <w:spacing w:val="-2"/>
                  <w:sz w:val="28"/>
                  <w:szCs w:val="28"/>
                  <w:lang w:val="vi-VN"/>
                </w:rPr>
                <w:t>Asynchronous</w:t>
              </w:r>
              <w:r>
                <w:rPr>
                  <w:b/>
                  <w:bCs/>
                  <w:spacing w:val="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b/>
                  <w:bCs/>
                  <w:spacing w:val="-2"/>
                  <w:sz w:val="28"/>
                  <w:szCs w:val="28"/>
                  <w:lang w:val="vi-VN"/>
                </w:rPr>
                <w:t>communication</w:t>
              </w:r>
            </w:ins>
          </w:p>
        </w:tc>
      </w:tr>
      <w:tr w:rsidR="00B92540" w14:paraId="3DE39BE1" w14:textId="77777777" w:rsidTr="00B92540">
        <w:trPr>
          <w:trHeight w:val="373"/>
          <w:ins w:id="422" w:author="Admin" w:date="2024-04-23T08:29:00Z"/>
        </w:trPr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1B488" w14:textId="77777777" w:rsidR="00B92540" w:rsidRDefault="00B92540">
            <w:pPr>
              <w:pStyle w:val="TableParagraph"/>
              <w:spacing w:before="114"/>
              <w:ind w:left="45"/>
              <w:rPr>
                <w:ins w:id="423" w:author="Admin" w:date="2024-04-23T08:29:00Z"/>
                <w:sz w:val="28"/>
                <w:szCs w:val="28"/>
                <w:lang w:val="vi-VN"/>
              </w:rPr>
            </w:pPr>
            <w:ins w:id="424" w:author="Admin" w:date="2024-04-23T08:29:00Z">
              <w:r>
                <w:rPr>
                  <w:sz w:val="28"/>
                  <w:szCs w:val="28"/>
                  <w:lang w:val="vi-VN"/>
                </w:rPr>
                <w:t>Loại</w:t>
              </w:r>
              <w:r>
                <w:rPr>
                  <w:spacing w:val="-8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giao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4"/>
                  <w:sz w:val="28"/>
                  <w:szCs w:val="28"/>
                  <w:lang w:val="vi-VN"/>
                </w:rPr>
                <w:t>tiếp</w:t>
              </w:r>
            </w:ins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907D" w14:textId="77777777" w:rsidR="00B92540" w:rsidRDefault="00B92540">
            <w:pPr>
              <w:pStyle w:val="TableParagraph"/>
              <w:spacing w:before="114"/>
              <w:ind w:left="45"/>
              <w:rPr>
                <w:ins w:id="425" w:author="Admin" w:date="2024-04-23T08:29:00Z"/>
                <w:sz w:val="28"/>
                <w:szCs w:val="28"/>
                <w:lang w:val="vi-VN"/>
              </w:rPr>
            </w:pPr>
            <w:ins w:id="426" w:author="Admin" w:date="2024-04-23T08:29:00Z">
              <w:r>
                <w:rPr>
                  <w:sz w:val="28"/>
                  <w:szCs w:val="28"/>
                  <w:lang w:val="vi-VN"/>
                </w:rPr>
                <w:t>Đồng</w:t>
              </w:r>
              <w:r>
                <w:rPr>
                  <w:spacing w:val="-8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5"/>
                  <w:sz w:val="28"/>
                  <w:szCs w:val="28"/>
                  <w:lang w:val="vi-VN"/>
                </w:rPr>
                <w:t>bộ</w:t>
              </w:r>
            </w:ins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EBF0A" w14:textId="77777777" w:rsidR="00B92540" w:rsidRDefault="00B92540">
            <w:pPr>
              <w:pStyle w:val="TableParagraph"/>
              <w:spacing w:before="114"/>
              <w:ind w:left="44"/>
              <w:rPr>
                <w:ins w:id="427" w:author="Admin" w:date="2024-04-23T08:29:00Z"/>
                <w:sz w:val="28"/>
                <w:szCs w:val="28"/>
                <w:lang w:val="vi-VN"/>
              </w:rPr>
            </w:pPr>
            <w:ins w:id="428" w:author="Admin" w:date="2024-04-23T08:29:00Z">
              <w:r>
                <w:rPr>
                  <w:sz w:val="28"/>
                  <w:szCs w:val="28"/>
                  <w:lang w:val="vi-VN"/>
                </w:rPr>
                <w:t>Bất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đồng</w:t>
              </w:r>
              <w:r>
                <w:rPr>
                  <w:spacing w:val="-6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5"/>
                  <w:sz w:val="28"/>
                  <w:szCs w:val="28"/>
                  <w:lang w:val="vi-VN"/>
                </w:rPr>
                <w:t>bộ</w:t>
              </w:r>
            </w:ins>
          </w:p>
        </w:tc>
      </w:tr>
      <w:tr w:rsidR="00B92540" w14:paraId="2867E6F9" w14:textId="77777777" w:rsidTr="00B92540">
        <w:trPr>
          <w:trHeight w:val="520"/>
          <w:ins w:id="429" w:author="Admin" w:date="2024-04-23T08:29:00Z"/>
        </w:trPr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FD7E2" w14:textId="77777777" w:rsidR="00B92540" w:rsidRDefault="00B92540">
            <w:pPr>
              <w:pStyle w:val="TableParagraph"/>
              <w:spacing w:before="30"/>
              <w:ind w:left="45"/>
              <w:rPr>
                <w:ins w:id="430" w:author="Admin" w:date="2024-04-23T08:29:00Z"/>
                <w:sz w:val="28"/>
                <w:szCs w:val="28"/>
                <w:lang w:val="vi-VN"/>
              </w:rPr>
            </w:pPr>
            <w:ins w:id="431" w:author="Admin" w:date="2024-04-23T08:29:00Z">
              <w:r>
                <w:rPr>
                  <w:sz w:val="28"/>
                  <w:szCs w:val="28"/>
                  <w:lang w:val="vi-VN"/>
                </w:rPr>
                <w:lastRenderedPageBreak/>
                <w:t>Trao</w:t>
              </w:r>
              <w:r>
                <w:rPr>
                  <w:spacing w:val="-1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đổi</w:t>
              </w:r>
              <w:r>
                <w:rPr>
                  <w:spacing w:val="-1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 xml:space="preserve">dữ </w:t>
              </w:r>
              <w:r>
                <w:rPr>
                  <w:spacing w:val="-4"/>
                  <w:sz w:val="28"/>
                  <w:szCs w:val="28"/>
                  <w:lang w:val="vi-VN"/>
                </w:rPr>
                <w:t>liệu</w:t>
              </w:r>
            </w:ins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9EE71" w14:textId="77777777" w:rsidR="00B92540" w:rsidRDefault="00B92540">
            <w:pPr>
              <w:pStyle w:val="TableParagraph"/>
              <w:spacing w:before="1"/>
              <w:rPr>
                <w:ins w:id="432" w:author="Admin" w:date="2024-04-23T08:29:00Z"/>
                <w:sz w:val="28"/>
                <w:szCs w:val="28"/>
                <w:lang w:val="vi-VN"/>
              </w:rPr>
            </w:pPr>
            <w:ins w:id="433" w:author="Admin" w:date="2024-04-23T08:29:00Z">
              <w:r>
                <w:rPr>
                  <w:sz w:val="28"/>
                  <w:szCs w:val="28"/>
                  <w:lang w:val="vi-VN"/>
                </w:rPr>
                <w:t>Trực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4"/>
                  <w:sz w:val="28"/>
                  <w:szCs w:val="28"/>
                  <w:lang w:val="vi-VN"/>
                </w:rPr>
                <w:t>tiếp</w:t>
              </w:r>
            </w:ins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29C2" w14:textId="77777777" w:rsidR="00B92540" w:rsidRDefault="00B92540">
            <w:pPr>
              <w:pStyle w:val="TableParagraph"/>
              <w:spacing w:before="1"/>
              <w:rPr>
                <w:ins w:id="434" w:author="Admin" w:date="2024-04-23T08:29:00Z"/>
                <w:sz w:val="28"/>
                <w:szCs w:val="28"/>
                <w:lang w:val="vi-VN"/>
              </w:rPr>
            </w:pPr>
            <w:ins w:id="435" w:author="Admin" w:date="2024-04-23T08:29:00Z">
              <w:r>
                <w:rPr>
                  <w:sz w:val="28"/>
                  <w:szCs w:val="28"/>
                  <w:lang w:val="vi-VN"/>
                </w:rPr>
                <w:t>Thông</w:t>
              </w:r>
              <w:r>
                <w:rPr>
                  <w:spacing w:val="-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qua</w:t>
              </w:r>
              <w:r>
                <w:rPr>
                  <w:spacing w:val="-8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kênh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trung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gian</w:t>
              </w:r>
            </w:ins>
          </w:p>
        </w:tc>
      </w:tr>
      <w:tr w:rsidR="00B92540" w14:paraId="4880EA8B" w14:textId="77777777" w:rsidTr="00B92540">
        <w:trPr>
          <w:trHeight w:val="520"/>
          <w:ins w:id="436" w:author="Admin" w:date="2024-04-23T08:29:00Z"/>
        </w:trPr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49CB9" w14:textId="77777777" w:rsidR="00B92540" w:rsidRDefault="00B92540">
            <w:pPr>
              <w:pStyle w:val="TableParagraph"/>
              <w:spacing w:before="1"/>
              <w:rPr>
                <w:ins w:id="437" w:author="Admin" w:date="2024-04-23T08:29:00Z"/>
                <w:sz w:val="28"/>
                <w:szCs w:val="28"/>
                <w:lang w:val="vi-VN"/>
              </w:rPr>
            </w:pPr>
            <w:ins w:id="438" w:author="Admin" w:date="2024-04-23T08:29:00Z">
              <w:r>
                <w:rPr>
                  <w:sz w:val="28"/>
                  <w:szCs w:val="28"/>
                  <w:lang w:val="vi-VN"/>
                </w:rPr>
                <w:t>Ưu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4"/>
                  <w:sz w:val="28"/>
                  <w:szCs w:val="28"/>
                  <w:lang w:val="vi-VN"/>
                </w:rPr>
                <w:t>điểm</w:t>
              </w:r>
            </w:ins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3CDF" w14:textId="77777777" w:rsidR="00B92540" w:rsidRDefault="00B92540">
            <w:pPr>
              <w:pStyle w:val="TableParagraph"/>
              <w:spacing w:before="1"/>
              <w:rPr>
                <w:ins w:id="439" w:author="Admin" w:date="2024-04-23T08:29:00Z"/>
                <w:sz w:val="28"/>
                <w:szCs w:val="28"/>
                <w:lang w:val="vi-VN"/>
              </w:rPr>
            </w:pPr>
            <w:ins w:id="440" w:author="Admin" w:date="2024-04-23T08:29:00Z">
              <w:r>
                <w:rPr>
                  <w:sz w:val="28"/>
                  <w:szCs w:val="28"/>
                  <w:lang w:val="vi-VN"/>
                </w:rPr>
                <w:t>Đơn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giản,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dễ</w:t>
              </w:r>
              <w:r>
                <w:rPr>
                  <w:spacing w:val="-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4"/>
                  <w:sz w:val="28"/>
                  <w:szCs w:val="28"/>
                  <w:lang w:val="vi-VN"/>
                </w:rPr>
                <w:t>hiểu</w:t>
              </w:r>
            </w:ins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524C8" w14:textId="77777777" w:rsidR="00B92540" w:rsidRDefault="00B92540">
            <w:pPr>
              <w:pStyle w:val="TableParagraph"/>
              <w:spacing w:before="30"/>
              <w:ind w:left="6" w:right="97"/>
              <w:rPr>
                <w:ins w:id="441" w:author="Admin" w:date="2024-04-23T08:29:00Z"/>
                <w:sz w:val="28"/>
                <w:szCs w:val="28"/>
                <w:lang w:val="vi-VN"/>
              </w:rPr>
            </w:pPr>
            <w:ins w:id="442" w:author="Admin" w:date="2024-04-23T08:29:00Z">
              <w:r>
                <w:rPr>
                  <w:sz w:val="28"/>
                  <w:szCs w:val="28"/>
                  <w:lang w:val="vi-VN"/>
                </w:rPr>
                <w:t>Hiệu</w:t>
              </w:r>
              <w:r>
                <w:rPr>
                  <w:spacing w:val="-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suất</w:t>
              </w:r>
              <w:r>
                <w:rPr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cao,</w:t>
              </w:r>
              <w:r>
                <w:rPr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khả</w:t>
              </w:r>
              <w:r>
                <w:rPr>
                  <w:spacing w:val="-8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năng</w:t>
              </w:r>
              <w:r>
                <w:rPr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mở rộng tốt</w:t>
              </w:r>
            </w:ins>
          </w:p>
        </w:tc>
      </w:tr>
      <w:tr w:rsidR="00B92540" w14:paraId="0B9B0350" w14:textId="77777777" w:rsidTr="00B92540">
        <w:trPr>
          <w:trHeight w:val="520"/>
          <w:ins w:id="443" w:author="Admin" w:date="2024-04-23T08:29:00Z"/>
        </w:trPr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2A0D4" w14:textId="77777777" w:rsidR="00B92540" w:rsidRDefault="00B92540">
            <w:pPr>
              <w:pStyle w:val="TableParagraph"/>
              <w:spacing w:before="1"/>
              <w:rPr>
                <w:ins w:id="444" w:author="Admin" w:date="2024-04-23T08:29:00Z"/>
                <w:sz w:val="28"/>
                <w:szCs w:val="28"/>
                <w:lang w:val="vi-VN"/>
              </w:rPr>
            </w:pPr>
            <w:ins w:id="445" w:author="Admin" w:date="2024-04-23T08:29:00Z">
              <w:r>
                <w:rPr>
                  <w:sz w:val="28"/>
                  <w:szCs w:val="28"/>
                  <w:lang w:val="vi-VN"/>
                </w:rPr>
                <w:t>Nhược</w:t>
              </w:r>
              <w:r>
                <w:rPr>
                  <w:spacing w:val="-10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4"/>
                  <w:sz w:val="28"/>
                  <w:szCs w:val="28"/>
                  <w:lang w:val="vi-VN"/>
                </w:rPr>
                <w:t>điểm</w:t>
              </w:r>
            </w:ins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09FB0" w14:textId="77777777" w:rsidR="00B92540" w:rsidRDefault="00B92540">
            <w:pPr>
              <w:pStyle w:val="TableParagraph"/>
              <w:spacing w:before="30"/>
              <w:ind w:left="45" w:right="63"/>
              <w:rPr>
                <w:ins w:id="446" w:author="Admin" w:date="2024-04-23T08:29:00Z"/>
                <w:sz w:val="28"/>
                <w:szCs w:val="28"/>
                <w:lang w:val="vi-VN"/>
              </w:rPr>
            </w:pPr>
            <w:ins w:id="447" w:author="Admin" w:date="2024-04-23T08:29:00Z">
              <w:r>
                <w:rPr>
                  <w:sz w:val="28"/>
                  <w:szCs w:val="28"/>
                  <w:lang w:val="vi-VN"/>
                </w:rPr>
                <w:t>Khó</w:t>
              </w:r>
              <w:r>
                <w:rPr>
                  <w:spacing w:val="-6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khăn</w:t>
              </w:r>
              <w:r>
                <w:rPr>
                  <w:spacing w:val="-6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trong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việc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xử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lý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request</w:t>
              </w:r>
              <w:r>
                <w:rPr>
                  <w:spacing w:val="-3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phức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tạp,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tạo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ra sự phụ thuộc</w:t>
              </w:r>
            </w:ins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ADF08" w14:textId="77777777" w:rsidR="00B92540" w:rsidRDefault="00B92540">
            <w:pPr>
              <w:pStyle w:val="TableParagraph"/>
              <w:spacing w:before="30"/>
              <w:ind w:left="6"/>
              <w:rPr>
                <w:ins w:id="448" w:author="Admin" w:date="2024-04-23T08:29:00Z"/>
                <w:sz w:val="28"/>
                <w:szCs w:val="28"/>
                <w:lang w:val="vi-VN"/>
              </w:rPr>
            </w:pPr>
            <w:ins w:id="449" w:author="Admin" w:date="2024-04-23T08:29:00Z">
              <w:r>
                <w:rPr>
                  <w:sz w:val="28"/>
                  <w:szCs w:val="28"/>
                  <w:lang w:val="vi-VN"/>
                </w:rPr>
                <w:t>Phức</w:t>
              </w:r>
              <w:r>
                <w:rPr>
                  <w:spacing w:val="-8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tạp</w:t>
              </w:r>
              <w:r>
                <w:rPr>
                  <w:spacing w:val="-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hơn,</w:t>
              </w:r>
              <w:r>
                <w:rPr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khó</w:t>
              </w:r>
              <w:r>
                <w:rPr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theo</w:t>
              </w:r>
              <w:r>
                <w:rPr>
                  <w:spacing w:val="-10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 xml:space="preserve">dõi </w:t>
              </w:r>
              <w:r>
                <w:rPr>
                  <w:spacing w:val="-2"/>
                  <w:sz w:val="28"/>
                  <w:szCs w:val="28"/>
                  <w:lang w:val="vi-VN"/>
                </w:rPr>
                <w:t>request</w:t>
              </w:r>
            </w:ins>
          </w:p>
        </w:tc>
      </w:tr>
      <w:tr w:rsidR="00B92540" w14:paraId="70565B60" w14:textId="77777777" w:rsidTr="00B92540">
        <w:trPr>
          <w:trHeight w:val="520"/>
          <w:ins w:id="450" w:author="Admin" w:date="2024-04-23T08:29:00Z"/>
        </w:trPr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AB987" w14:textId="77777777" w:rsidR="00B92540" w:rsidRDefault="00B92540">
            <w:pPr>
              <w:pStyle w:val="TableParagraph"/>
              <w:spacing w:before="30"/>
              <w:rPr>
                <w:ins w:id="451" w:author="Admin" w:date="2024-04-23T08:29:00Z"/>
                <w:sz w:val="28"/>
                <w:szCs w:val="28"/>
                <w:lang w:val="vi-VN"/>
              </w:rPr>
            </w:pPr>
            <w:ins w:id="452" w:author="Admin" w:date="2024-04-23T08:29:00Z">
              <w:r>
                <w:rPr>
                  <w:sz w:val="28"/>
                  <w:szCs w:val="28"/>
                  <w:lang w:val="vi-VN"/>
                </w:rPr>
                <w:t>Ví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5"/>
                  <w:sz w:val="28"/>
                  <w:szCs w:val="28"/>
                  <w:lang w:val="vi-VN"/>
                </w:rPr>
                <w:t>dụ</w:t>
              </w:r>
            </w:ins>
          </w:p>
        </w:tc>
        <w:tc>
          <w:tcPr>
            <w:tcW w:w="4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42FD" w14:textId="77777777" w:rsidR="00B92540" w:rsidRDefault="00B92540">
            <w:pPr>
              <w:pStyle w:val="TableParagraph"/>
              <w:spacing w:before="30"/>
              <w:ind w:right="63"/>
              <w:rPr>
                <w:ins w:id="453" w:author="Admin" w:date="2024-04-23T08:29:00Z"/>
                <w:sz w:val="28"/>
                <w:szCs w:val="28"/>
                <w:lang w:val="vi-VN"/>
              </w:rPr>
            </w:pPr>
            <w:ins w:id="454" w:author="Admin" w:date="2024-04-23T08:29:00Z">
              <w:r>
                <w:rPr>
                  <w:sz w:val="28"/>
                  <w:szCs w:val="28"/>
                  <w:lang w:val="vi-VN"/>
                </w:rPr>
                <w:t>Lấy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thông</w:t>
              </w:r>
              <w:r>
                <w:rPr>
                  <w:spacing w:val="-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tin</w:t>
              </w:r>
              <w:r>
                <w:rPr>
                  <w:spacing w:val="-6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sản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phẩm,</w:t>
              </w:r>
              <w:r>
                <w:rPr>
                  <w:spacing w:val="-6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xác</w:t>
              </w:r>
              <w:r>
                <w:rPr>
                  <w:spacing w:val="-5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thực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người</w:t>
              </w:r>
              <w:r>
                <w:rPr>
                  <w:spacing w:val="-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pacing w:val="-4"/>
                  <w:sz w:val="28"/>
                  <w:szCs w:val="28"/>
                  <w:lang w:val="vi-VN"/>
                </w:rPr>
                <w:t>dùng</w:t>
              </w:r>
            </w:ins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C0AB" w14:textId="77777777" w:rsidR="00B92540" w:rsidRDefault="00B92540">
            <w:pPr>
              <w:pStyle w:val="TableParagraph"/>
              <w:spacing w:before="30"/>
              <w:ind w:left="6"/>
              <w:rPr>
                <w:ins w:id="455" w:author="Admin" w:date="2024-04-23T08:29:00Z"/>
                <w:sz w:val="28"/>
                <w:szCs w:val="28"/>
                <w:lang w:val="vi-VN"/>
              </w:rPr>
            </w:pPr>
            <w:ins w:id="456" w:author="Admin" w:date="2024-04-23T08:29:00Z">
              <w:r>
                <w:rPr>
                  <w:sz w:val="28"/>
                  <w:szCs w:val="28"/>
                  <w:lang w:val="vi-VN"/>
                </w:rPr>
                <w:t>Gửi</w:t>
              </w:r>
              <w:r>
                <w:rPr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email,</w:t>
              </w:r>
              <w:r>
                <w:rPr>
                  <w:spacing w:val="-8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cập</w:t>
              </w:r>
              <w:r>
                <w:rPr>
                  <w:spacing w:val="-7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nhật</w:t>
              </w:r>
              <w:r>
                <w:rPr>
                  <w:spacing w:val="-4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thông</w:t>
              </w:r>
              <w:r>
                <w:rPr>
                  <w:spacing w:val="-9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>tin</w:t>
              </w:r>
              <w:r>
                <w:rPr>
                  <w:spacing w:val="-8"/>
                  <w:sz w:val="28"/>
                  <w:szCs w:val="28"/>
                  <w:lang w:val="vi-VN"/>
                </w:rPr>
                <w:t xml:space="preserve"> </w:t>
              </w:r>
              <w:r>
                <w:rPr>
                  <w:sz w:val="28"/>
                  <w:szCs w:val="28"/>
                  <w:lang w:val="vi-VN"/>
                </w:rPr>
                <w:t xml:space="preserve">kho </w:t>
              </w:r>
              <w:r>
                <w:rPr>
                  <w:spacing w:val="-4"/>
                  <w:sz w:val="28"/>
                  <w:szCs w:val="28"/>
                  <w:lang w:val="vi-VN"/>
                </w:rPr>
                <w:t>hàng</w:t>
              </w:r>
            </w:ins>
          </w:p>
        </w:tc>
      </w:tr>
    </w:tbl>
    <w:p w14:paraId="3DE168F4" w14:textId="77777777" w:rsidR="00B92540" w:rsidRPr="00B92540" w:rsidRDefault="00B92540" w:rsidP="00B92540">
      <w:pPr>
        <w:tabs>
          <w:tab w:val="left" w:pos="860"/>
        </w:tabs>
        <w:spacing w:before="27" w:after="9" w:line="369" w:lineRule="auto"/>
        <w:ind w:right="5148"/>
        <w:rPr>
          <w:ins w:id="457" w:author="Admin" w:date="2024-04-23T08:28:00Z"/>
          <w:sz w:val="28"/>
          <w:rPrChange w:id="458" w:author="Admin" w:date="2024-04-23T08:28:00Z">
            <w:rPr>
              <w:ins w:id="459" w:author="Admin" w:date="2024-04-23T08:28:00Z"/>
            </w:rPr>
          </w:rPrChange>
        </w:rPr>
        <w:pPrChange w:id="460" w:author="Admin" w:date="2024-04-23T08:29:00Z">
          <w:pPr>
            <w:pStyle w:val="ListParagraph"/>
            <w:numPr>
              <w:ilvl w:val="1"/>
              <w:numId w:val="16"/>
            </w:numPr>
            <w:tabs>
              <w:tab w:val="left" w:pos="860"/>
            </w:tabs>
            <w:spacing w:before="27" w:after="9" w:line="369" w:lineRule="auto"/>
            <w:ind w:left="140" w:right="5148" w:firstLine="360"/>
          </w:pPr>
        </w:pPrChange>
      </w:pPr>
    </w:p>
    <w:p w14:paraId="22D61AC9" w14:textId="72747903" w:rsidR="00B92540" w:rsidRDefault="00B92540" w:rsidP="00B92540">
      <w:pPr>
        <w:rPr>
          <w:ins w:id="461" w:author="Admin" w:date="2024-04-23T08:29:00Z"/>
          <w:sz w:val="28"/>
          <w:lang w:val="vi-VN"/>
        </w:rPr>
      </w:pPr>
      <w:ins w:id="462" w:author="Admin" w:date="2024-04-23T08:28:00Z">
        <w:r w:rsidRPr="00B92540">
          <w:rPr>
            <w:sz w:val="28"/>
            <w:lang w:val="vi-VN"/>
            <w:rPrChange w:id="463" w:author="Admin" w:date="2024-04-23T08:29:00Z">
              <w:rPr>
                <w:lang w:val="vi-VN"/>
              </w:rPr>
            </w:rPrChange>
          </w:rPr>
          <w:t>Kết</w:t>
        </w:r>
        <w:r w:rsidRPr="00B92540">
          <w:rPr>
            <w:spacing w:val="-1"/>
            <w:sz w:val="28"/>
            <w:lang w:val="vi-VN"/>
            <w:rPrChange w:id="464" w:author="Admin" w:date="2024-04-23T08:29:00Z">
              <w:rPr>
                <w:spacing w:val="-1"/>
                <w:lang w:val="vi-VN"/>
              </w:rPr>
            </w:rPrChange>
          </w:rPr>
          <w:t xml:space="preserve"> </w:t>
        </w:r>
        <w:r w:rsidRPr="00B92540">
          <w:rPr>
            <w:spacing w:val="-2"/>
            <w:sz w:val="28"/>
            <w:lang w:val="vi-VN"/>
            <w:rPrChange w:id="465" w:author="Admin" w:date="2024-04-23T08:29:00Z">
              <w:rPr>
                <w:spacing w:val="-2"/>
                <w:lang w:val="vi-VN"/>
              </w:rPr>
            </w:rPrChange>
          </w:rPr>
          <w:t>luận:</w:t>
        </w:r>
      </w:ins>
      <w:ins w:id="466" w:author="Admin" w:date="2024-04-23T08:29:00Z">
        <w:r w:rsidRPr="00B92540">
          <w:rPr>
            <w:spacing w:val="-2"/>
            <w:sz w:val="28"/>
            <w:lang w:val="en-US"/>
            <w:rPrChange w:id="467" w:author="Admin" w:date="2024-04-23T08:29:00Z">
              <w:rPr>
                <w:spacing w:val="-2"/>
                <w:lang w:val="en-US"/>
              </w:rPr>
            </w:rPrChange>
          </w:rPr>
          <w:t xml:space="preserve"> </w:t>
        </w:r>
      </w:ins>
      <w:ins w:id="468" w:author="Admin" w:date="2024-04-23T08:28:00Z">
        <w:r w:rsidRPr="00B92540">
          <w:rPr>
            <w:sz w:val="28"/>
            <w:lang w:val="vi-VN"/>
            <w:rPrChange w:id="469" w:author="Admin" w:date="2024-04-23T08:29:00Z">
              <w:rPr>
                <w:lang w:val="vi-VN"/>
              </w:rPr>
            </w:rPrChange>
          </w:rPr>
          <w:t>Cả synchronous communication và asynchronous communication đều có những ưu</w:t>
        </w:r>
        <w:r w:rsidRPr="00B92540">
          <w:rPr>
            <w:spacing w:val="-1"/>
            <w:sz w:val="28"/>
            <w:lang w:val="vi-VN"/>
            <w:rPrChange w:id="470" w:author="Admin" w:date="2024-04-23T08:29:00Z">
              <w:rPr>
                <w:spacing w:val="-1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71" w:author="Admin" w:date="2024-04-23T08:29:00Z">
              <w:rPr>
                <w:lang w:val="vi-VN"/>
              </w:rPr>
            </w:rPrChange>
          </w:rPr>
          <w:t>và</w:t>
        </w:r>
        <w:r w:rsidRPr="00B92540">
          <w:rPr>
            <w:spacing w:val="-4"/>
            <w:sz w:val="28"/>
            <w:lang w:val="vi-VN"/>
            <w:rPrChange w:id="472" w:author="Admin" w:date="2024-04-23T08:29:00Z">
              <w:rPr>
                <w:spacing w:val="-4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73" w:author="Admin" w:date="2024-04-23T08:29:00Z">
              <w:rPr>
                <w:lang w:val="vi-VN"/>
              </w:rPr>
            </w:rPrChange>
          </w:rPr>
          <w:t>nhược</w:t>
        </w:r>
        <w:r w:rsidRPr="00B92540">
          <w:rPr>
            <w:spacing w:val="-5"/>
            <w:sz w:val="28"/>
            <w:lang w:val="vi-VN"/>
            <w:rPrChange w:id="474" w:author="Admin" w:date="2024-04-23T08:29:00Z">
              <w:rPr>
                <w:spacing w:val="-5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75" w:author="Admin" w:date="2024-04-23T08:29:00Z">
              <w:rPr>
                <w:lang w:val="vi-VN"/>
              </w:rPr>
            </w:rPrChange>
          </w:rPr>
          <w:t>điểm</w:t>
        </w:r>
        <w:r w:rsidRPr="00B92540">
          <w:rPr>
            <w:spacing w:val="-2"/>
            <w:sz w:val="28"/>
            <w:lang w:val="vi-VN"/>
            <w:rPrChange w:id="476" w:author="Admin" w:date="2024-04-23T08:29:00Z">
              <w:rPr>
                <w:spacing w:val="-2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77" w:author="Admin" w:date="2024-04-23T08:29:00Z">
              <w:rPr>
                <w:lang w:val="vi-VN"/>
              </w:rPr>
            </w:rPrChange>
          </w:rPr>
          <w:t>riêng.</w:t>
        </w:r>
        <w:r w:rsidRPr="00B92540">
          <w:rPr>
            <w:spacing w:val="-3"/>
            <w:sz w:val="28"/>
            <w:lang w:val="vi-VN"/>
            <w:rPrChange w:id="478" w:author="Admin" w:date="2024-04-23T08:29:00Z">
              <w:rPr>
                <w:spacing w:val="-3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79" w:author="Admin" w:date="2024-04-23T08:29:00Z">
              <w:rPr>
                <w:lang w:val="vi-VN"/>
              </w:rPr>
            </w:rPrChange>
          </w:rPr>
          <w:t>Lựa</w:t>
        </w:r>
        <w:r w:rsidRPr="00B92540">
          <w:rPr>
            <w:spacing w:val="-2"/>
            <w:sz w:val="28"/>
            <w:lang w:val="vi-VN"/>
            <w:rPrChange w:id="480" w:author="Admin" w:date="2024-04-23T08:29:00Z">
              <w:rPr>
                <w:spacing w:val="-2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81" w:author="Admin" w:date="2024-04-23T08:29:00Z">
              <w:rPr>
                <w:lang w:val="vi-VN"/>
              </w:rPr>
            </w:rPrChange>
          </w:rPr>
          <w:t>chọn</w:t>
        </w:r>
        <w:r w:rsidRPr="00B92540">
          <w:rPr>
            <w:spacing w:val="-5"/>
            <w:sz w:val="28"/>
            <w:lang w:val="vi-VN"/>
            <w:rPrChange w:id="482" w:author="Admin" w:date="2024-04-23T08:29:00Z">
              <w:rPr>
                <w:spacing w:val="-5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83" w:author="Admin" w:date="2024-04-23T08:29:00Z">
              <w:rPr>
                <w:lang w:val="vi-VN"/>
              </w:rPr>
            </w:rPrChange>
          </w:rPr>
          <w:t>phương</w:t>
        </w:r>
        <w:r w:rsidRPr="00B92540">
          <w:rPr>
            <w:spacing w:val="-3"/>
            <w:sz w:val="28"/>
            <w:lang w:val="vi-VN"/>
            <w:rPrChange w:id="484" w:author="Admin" w:date="2024-04-23T08:29:00Z">
              <w:rPr>
                <w:spacing w:val="-3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85" w:author="Admin" w:date="2024-04-23T08:29:00Z">
              <w:rPr>
                <w:lang w:val="vi-VN"/>
              </w:rPr>
            </w:rPrChange>
          </w:rPr>
          <w:t>pháp</w:t>
        </w:r>
        <w:r w:rsidRPr="00B92540">
          <w:rPr>
            <w:spacing w:val="-5"/>
            <w:sz w:val="28"/>
            <w:lang w:val="vi-VN"/>
            <w:rPrChange w:id="486" w:author="Admin" w:date="2024-04-23T08:29:00Z">
              <w:rPr>
                <w:spacing w:val="-5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87" w:author="Admin" w:date="2024-04-23T08:29:00Z">
              <w:rPr>
                <w:lang w:val="vi-VN"/>
              </w:rPr>
            </w:rPrChange>
          </w:rPr>
          <w:t>phù</w:t>
        </w:r>
        <w:r w:rsidRPr="00B92540">
          <w:rPr>
            <w:spacing w:val="-5"/>
            <w:sz w:val="28"/>
            <w:lang w:val="vi-VN"/>
            <w:rPrChange w:id="488" w:author="Admin" w:date="2024-04-23T08:29:00Z">
              <w:rPr>
                <w:spacing w:val="-5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89" w:author="Admin" w:date="2024-04-23T08:29:00Z">
              <w:rPr>
                <w:lang w:val="vi-VN"/>
              </w:rPr>
            </w:rPrChange>
          </w:rPr>
          <w:t>hợp</w:t>
        </w:r>
        <w:r w:rsidRPr="00B92540">
          <w:rPr>
            <w:spacing w:val="-5"/>
            <w:sz w:val="28"/>
            <w:lang w:val="vi-VN"/>
            <w:rPrChange w:id="490" w:author="Admin" w:date="2024-04-23T08:29:00Z">
              <w:rPr>
                <w:spacing w:val="-5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91" w:author="Admin" w:date="2024-04-23T08:29:00Z">
              <w:rPr>
                <w:lang w:val="vi-VN"/>
              </w:rPr>
            </w:rPrChange>
          </w:rPr>
          <w:t>sẽ</w:t>
        </w:r>
        <w:r w:rsidRPr="00B92540">
          <w:rPr>
            <w:spacing w:val="-3"/>
            <w:sz w:val="28"/>
            <w:lang w:val="vi-VN"/>
            <w:rPrChange w:id="492" w:author="Admin" w:date="2024-04-23T08:29:00Z">
              <w:rPr>
                <w:spacing w:val="-3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93" w:author="Admin" w:date="2024-04-23T08:29:00Z">
              <w:rPr>
                <w:lang w:val="vi-VN"/>
              </w:rPr>
            </w:rPrChange>
          </w:rPr>
          <w:t>giúp</w:t>
        </w:r>
        <w:r w:rsidRPr="00B92540">
          <w:rPr>
            <w:spacing w:val="-1"/>
            <w:sz w:val="28"/>
            <w:lang w:val="vi-VN"/>
            <w:rPrChange w:id="494" w:author="Admin" w:date="2024-04-23T08:29:00Z">
              <w:rPr>
                <w:spacing w:val="-1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95" w:author="Admin" w:date="2024-04-23T08:29:00Z">
              <w:rPr>
                <w:lang w:val="vi-VN"/>
              </w:rPr>
            </w:rPrChange>
          </w:rPr>
          <w:t>tối</w:t>
        </w:r>
        <w:r w:rsidRPr="00B92540">
          <w:rPr>
            <w:spacing w:val="-1"/>
            <w:sz w:val="28"/>
            <w:lang w:val="vi-VN"/>
            <w:rPrChange w:id="496" w:author="Admin" w:date="2024-04-23T08:29:00Z">
              <w:rPr>
                <w:spacing w:val="-1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97" w:author="Admin" w:date="2024-04-23T08:29:00Z">
              <w:rPr>
                <w:lang w:val="vi-VN"/>
              </w:rPr>
            </w:rPrChange>
          </w:rPr>
          <w:t>ưu</w:t>
        </w:r>
        <w:r w:rsidRPr="00B92540">
          <w:rPr>
            <w:spacing w:val="-5"/>
            <w:sz w:val="28"/>
            <w:lang w:val="vi-VN"/>
            <w:rPrChange w:id="498" w:author="Admin" w:date="2024-04-23T08:29:00Z">
              <w:rPr>
                <w:spacing w:val="-5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499" w:author="Admin" w:date="2024-04-23T08:29:00Z">
              <w:rPr>
                <w:lang w:val="vi-VN"/>
              </w:rPr>
            </w:rPrChange>
          </w:rPr>
          <w:t>hóa</w:t>
        </w:r>
        <w:r w:rsidRPr="00B92540">
          <w:rPr>
            <w:spacing w:val="-2"/>
            <w:sz w:val="28"/>
            <w:lang w:val="vi-VN"/>
            <w:rPrChange w:id="500" w:author="Admin" w:date="2024-04-23T08:29:00Z">
              <w:rPr>
                <w:spacing w:val="-2"/>
                <w:lang w:val="vi-VN"/>
              </w:rPr>
            </w:rPrChange>
          </w:rPr>
          <w:t xml:space="preserve"> </w:t>
        </w:r>
        <w:r w:rsidRPr="00B92540">
          <w:rPr>
            <w:sz w:val="28"/>
            <w:lang w:val="vi-VN"/>
            <w:rPrChange w:id="501" w:author="Admin" w:date="2024-04-23T08:29:00Z">
              <w:rPr>
                <w:lang w:val="vi-VN"/>
              </w:rPr>
            </w:rPrChange>
          </w:rPr>
          <w:t>hiệu quả và khả năng mở rộng của hệ thống microservice.</w:t>
        </w:r>
      </w:ins>
    </w:p>
    <w:p w14:paraId="06919A51" w14:textId="102B131E" w:rsidR="0038075D" w:rsidRPr="0038075D" w:rsidDel="00CA4EFC" w:rsidRDefault="0038075D" w:rsidP="00CA4EFC">
      <w:pPr>
        <w:pStyle w:val="ListParagraph"/>
        <w:spacing w:before="240" w:line="259" w:lineRule="auto"/>
        <w:ind w:left="0" w:right="-1" w:firstLine="0"/>
        <w:rPr>
          <w:del w:id="502" w:author="Admin" w:date="2024-04-23T08:29:00Z"/>
          <w:bCs/>
          <w:sz w:val="28"/>
          <w:rPrChange w:id="503" w:author="Admin" w:date="2024-04-23T08:25:00Z">
            <w:rPr>
              <w:del w:id="504" w:author="Admin" w:date="2024-04-23T08:29:00Z"/>
              <w:b/>
              <w:sz w:val="28"/>
            </w:rPr>
          </w:rPrChange>
        </w:rPr>
        <w:pPrChange w:id="505" w:author="Admin" w:date="2024-04-23T08:29:00Z">
          <w:pPr>
            <w:pStyle w:val="ListParagraph"/>
            <w:numPr>
              <w:numId w:val="11"/>
            </w:numPr>
            <w:spacing w:before="13" w:line="259" w:lineRule="auto"/>
            <w:ind w:left="1026" w:right="1228" w:hanging="742"/>
          </w:pPr>
        </w:pPrChange>
      </w:pPr>
    </w:p>
    <w:p w14:paraId="7DF9E91B" w14:textId="4AA216B2" w:rsidR="0073184A" w:rsidDel="00E25CC9" w:rsidRDefault="006D4F62" w:rsidP="00CA4EFC">
      <w:pPr>
        <w:pStyle w:val="ListParagraph"/>
        <w:numPr>
          <w:ilvl w:val="0"/>
          <w:numId w:val="4"/>
        </w:numPr>
        <w:spacing w:before="240" w:line="320" w:lineRule="exact"/>
        <w:ind w:left="0" w:right="-1" w:firstLine="0"/>
        <w:rPr>
          <w:del w:id="506" w:author="Admin" w:date="2024-04-23T08:22:00Z"/>
          <w:b/>
          <w:sz w:val="28"/>
        </w:rPr>
        <w:pPrChange w:id="507" w:author="Admin" w:date="2024-04-23T08:29:00Z">
          <w:pPr>
            <w:pStyle w:val="ListParagraph"/>
            <w:numPr>
              <w:numId w:val="4"/>
            </w:numPr>
            <w:spacing w:line="320" w:lineRule="exact"/>
            <w:ind w:left="1179"/>
          </w:pPr>
        </w:pPrChange>
      </w:pPr>
      <w:del w:id="508" w:author="Admin" w:date="2024-04-23T08:22:00Z">
        <w:r w:rsidDel="00E25CC9">
          <w:rPr>
            <w:b/>
            <w:sz w:val="28"/>
          </w:rPr>
          <w:delText>C</w:delText>
        </w:r>
        <w:r w:rsidDel="00E25CC9">
          <w:rPr>
            <w:b/>
            <w:sz w:val="28"/>
          </w:rPr>
          <w:delText>ác</w:delText>
        </w:r>
        <w:r w:rsidDel="00E25CC9">
          <w:rPr>
            <w:b/>
            <w:spacing w:val="-8"/>
            <w:sz w:val="28"/>
          </w:rPr>
          <w:delText xml:space="preserve"> </w:delText>
        </w:r>
        <w:r w:rsidDel="00E25CC9">
          <w:rPr>
            <w:b/>
            <w:sz w:val="28"/>
          </w:rPr>
          <w:delText>dạng</w:delText>
        </w:r>
        <w:r w:rsidDel="00E25CC9">
          <w:rPr>
            <w:b/>
            <w:spacing w:val="-7"/>
            <w:sz w:val="28"/>
          </w:rPr>
          <w:delText xml:space="preserve"> </w:delText>
        </w:r>
        <w:r w:rsidDel="00E25CC9">
          <w:rPr>
            <w:b/>
            <w:sz w:val="28"/>
          </w:rPr>
          <w:delText>communication</w:delText>
        </w:r>
        <w:r w:rsidDel="00E25CC9">
          <w:rPr>
            <w:b/>
            <w:spacing w:val="-8"/>
            <w:sz w:val="28"/>
          </w:rPr>
          <w:delText xml:space="preserve"> </w:delText>
        </w:r>
        <w:r w:rsidDel="00E25CC9">
          <w:rPr>
            <w:b/>
            <w:sz w:val="28"/>
          </w:rPr>
          <w:delText>giữa</w:delText>
        </w:r>
        <w:r w:rsidDel="00E25CC9">
          <w:rPr>
            <w:b/>
            <w:spacing w:val="-7"/>
            <w:sz w:val="28"/>
          </w:rPr>
          <w:delText xml:space="preserve"> </w:delText>
        </w:r>
        <w:r w:rsidDel="00E25CC9">
          <w:rPr>
            <w:b/>
            <w:sz w:val="28"/>
          </w:rPr>
          <w:delText>các</w:delText>
        </w:r>
        <w:r w:rsidDel="00E25CC9">
          <w:rPr>
            <w:b/>
            <w:spacing w:val="-7"/>
            <w:sz w:val="28"/>
          </w:rPr>
          <w:delText xml:space="preserve"> </w:delText>
        </w:r>
        <w:r w:rsidDel="00E25CC9">
          <w:rPr>
            <w:b/>
            <w:sz w:val="28"/>
          </w:rPr>
          <w:delText>service</w:delText>
        </w:r>
        <w:r w:rsidDel="00E25CC9">
          <w:rPr>
            <w:b/>
            <w:spacing w:val="-7"/>
            <w:sz w:val="28"/>
          </w:rPr>
          <w:delText xml:space="preserve"> </w:delText>
        </w:r>
        <w:r w:rsidDel="00E25CC9">
          <w:rPr>
            <w:b/>
            <w:spacing w:val="-2"/>
            <w:sz w:val="28"/>
          </w:rPr>
          <w:delText>syschronous:</w:delText>
        </w:r>
      </w:del>
    </w:p>
    <w:p w14:paraId="77709F2D" w14:textId="5BEC1B4E" w:rsidR="0073184A" w:rsidDel="00E25CC9" w:rsidRDefault="006D4F62" w:rsidP="00CA4EFC">
      <w:pPr>
        <w:pStyle w:val="ListParagraph"/>
        <w:numPr>
          <w:ilvl w:val="0"/>
          <w:numId w:val="3"/>
        </w:numPr>
        <w:spacing w:before="240" w:line="259" w:lineRule="auto"/>
        <w:ind w:left="0" w:right="-1" w:firstLine="0"/>
        <w:rPr>
          <w:del w:id="509" w:author="Admin" w:date="2024-04-23T08:22:00Z"/>
          <w:sz w:val="28"/>
        </w:rPr>
        <w:pPrChange w:id="510" w:author="Admin" w:date="2024-04-23T08:29:00Z">
          <w:pPr>
            <w:pStyle w:val="ListParagraph"/>
            <w:numPr>
              <w:numId w:val="3"/>
            </w:numPr>
            <w:spacing w:before="29" w:line="259" w:lineRule="auto"/>
            <w:ind w:left="820" w:right="1279" w:hanging="360"/>
          </w:pPr>
        </w:pPrChange>
      </w:pPr>
      <w:del w:id="511" w:author="Admin" w:date="2024-04-23T08:22:00Z">
        <w:r w:rsidDel="00E25CC9">
          <w:rPr>
            <w:sz w:val="28"/>
          </w:rPr>
          <w:delText>HTTP/HTTPS Request-Response: Trong giao thức HTTP, dịch vụ gửi một yêu cầu (request) đến một dịch vụ khác và đợi cho đến khi nhận được một phản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hồi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(response)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trước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khi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tiếp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tục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thực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hiện.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Quá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trình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này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là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đồng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b</w:delText>
        </w:r>
        <w:r w:rsidDel="00E25CC9">
          <w:rPr>
            <w:sz w:val="28"/>
          </w:rPr>
          <w:delText>ộ</w:delText>
        </w:r>
        <w:r w:rsidDel="00E25CC9">
          <w:rPr>
            <w:spacing w:val="-3"/>
            <w:sz w:val="28"/>
          </w:rPr>
          <w:delText xml:space="preserve"> </w:delText>
        </w:r>
        <w:r w:rsidDel="00E25CC9">
          <w:rPr>
            <w:sz w:val="28"/>
          </w:rPr>
          <w:delText>vì dịch vụ gửi yêu cầu phải chờ cho đến khi nhận được phản hồi.</w:delText>
        </w:r>
      </w:del>
    </w:p>
    <w:p w14:paraId="3697709E" w14:textId="12E09B08" w:rsidR="0073184A" w:rsidDel="00E25CC9" w:rsidRDefault="006D4F62" w:rsidP="00CA4EFC">
      <w:pPr>
        <w:pStyle w:val="BodyText"/>
        <w:spacing w:before="240" w:line="318" w:lineRule="exact"/>
        <w:ind w:right="-1"/>
        <w:rPr>
          <w:del w:id="512" w:author="Admin" w:date="2024-04-23T08:22:00Z"/>
        </w:rPr>
        <w:pPrChange w:id="513" w:author="Admin" w:date="2024-04-23T08:29:00Z">
          <w:pPr>
            <w:pStyle w:val="BodyText"/>
            <w:spacing w:line="318" w:lineRule="exact"/>
            <w:ind w:left="820"/>
          </w:pPr>
        </w:pPrChange>
      </w:pPr>
      <w:del w:id="514" w:author="Admin" w:date="2024-04-23T08:22:00Z">
        <w:r w:rsidDel="00E25CC9">
          <w:delText>Ví</w:delText>
        </w:r>
        <w:r w:rsidDel="00E25CC9">
          <w:rPr>
            <w:spacing w:val="-2"/>
          </w:rPr>
          <w:delText xml:space="preserve"> </w:delText>
        </w:r>
        <w:r w:rsidDel="00E25CC9">
          <w:rPr>
            <w:spacing w:val="-5"/>
          </w:rPr>
          <w:delText>dụ:</w:delText>
        </w:r>
      </w:del>
    </w:p>
    <w:p w14:paraId="6AC82D32" w14:textId="5F89176D" w:rsidR="0073184A" w:rsidDel="00CA4EFC" w:rsidRDefault="0073184A" w:rsidP="00CA4EFC">
      <w:pPr>
        <w:spacing w:before="240" w:line="318" w:lineRule="exact"/>
        <w:ind w:right="-1"/>
        <w:rPr>
          <w:del w:id="515" w:author="Admin" w:date="2024-04-23T08:29:00Z"/>
        </w:rPr>
        <w:sectPr w:rsidR="0073184A" w:rsidDel="00CA4EFC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  <w:pPrChange w:id="516" w:author="Admin" w:date="2024-04-23T08:29:00Z">
          <w:pPr>
            <w:spacing w:line="318" w:lineRule="exact"/>
          </w:pPr>
        </w:pPrChange>
      </w:pPr>
    </w:p>
    <w:p w14:paraId="1C7AC22A" w14:textId="2FB0C46F" w:rsidR="0073184A" w:rsidRPr="00E25CC9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17" w:author="Admin" w:date="2024-04-23T08:22:00Z"/>
          <w:sz w:val="20"/>
          <w:lang w:val="en-US"/>
          <w:rPrChange w:id="518" w:author="Admin" w:date="2024-04-23T08:22:00Z">
            <w:rPr>
              <w:del w:id="519" w:author="Admin" w:date="2024-04-23T08:22:00Z"/>
              <w:sz w:val="20"/>
            </w:rPr>
          </w:rPrChange>
        </w:rPr>
        <w:pPrChange w:id="520" w:author="Admin" w:date="2024-04-23T08:29:00Z">
          <w:pPr>
            <w:pStyle w:val="BodyText"/>
            <w:ind w:left="820"/>
          </w:pPr>
        </w:pPrChange>
      </w:pPr>
      <w:del w:id="521" w:author="Admin" w:date="2024-04-23T08:22:00Z">
        <w:r w:rsidDel="00E25CC9">
          <w:rPr>
            <w:noProof/>
            <w:sz w:val="20"/>
          </w:rPr>
          <w:drawing>
            <wp:inline distT="0" distB="0" distL="0" distR="0" wp14:anchorId="126EE7B5" wp14:editId="1E94E54C">
              <wp:extent cx="5572125" cy="1390650"/>
              <wp:effectExtent l="0" t="0" r="0" b="0"/>
              <wp:docPr id="20" name="Imag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Image 20"/>
                      <pic:cNvPicPr/>
                    </pic:nvPicPr>
                    <pic:blipFill>
                      <a:blip r:embed="rId2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2125" cy="1390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C77876C" w14:textId="322562FF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22" w:author="Admin" w:date="2024-04-23T08:22:00Z"/>
        </w:rPr>
        <w:pPrChange w:id="523" w:author="Admin" w:date="2024-04-23T08:29:00Z">
          <w:pPr>
            <w:pStyle w:val="ListParagraph"/>
            <w:numPr>
              <w:numId w:val="3"/>
            </w:numPr>
            <w:spacing w:before="25" w:line="259" w:lineRule="auto"/>
            <w:ind w:left="820" w:right="1194" w:hanging="360"/>
          </w:pPr>
        </w:pPrChange>
      </w:pPr>
      <w:del w:id="524" w:author="Admin" w:date="2024-04-23T08:22:00Z">
        <w:r w:rsidDel="00E25CC9">
          <w:delText>Remote Procedure Call (RPC): RPC là một phương thức giao tiếp mà một dịch vụ gửi một yêu cầu cho một dịch vụ khác để thực thi một hàm hoặc phương</w:delText>
        </w:r>
        <w:r w:rsidDel="00E25CC9">
          <w:rPr>
            <w:spacing w:val="-3"/>
          </w:rPr>
          <w:delText xml:space="preserve"> </w:delText>
        </w:r>
        <w:r w:rsidDel="00E25CC9">
          <w:delText>thức</w:delText>
        </w:r>
        <w:r w:rsidDel="00E25CC9">
          <w:rPr>
            <w:spacing w:val="-3"/>
          </w:rPr>
          <w:delText xml:space="preserve"> </w:delText>
        </w:r>
        <w:r w:rsidDel="00E25CC9">
          <w:delText>cụ</w:delText>
        </w:r>
        <w:r w:rsidDel="00E25CC9">
          <w:rPr>
            <w:spacing w:val="-3"/>
          </w:rPr>
          <w:delText xml:space="preserve"> </w:delText>
        </w:r>
        <w:r w:rsidDel="00E25CC9">
          <w:delText>thể</w:delText>
        </w:r>
        <w:r w:rsidDel="00E25CC9">
          <w:rPr>
            <w:spacing w:val="-3"/>
          </w:rPr>
          <w:delText xml:space="preserve"> </w:delText>
        </w:r>
        <w:r w:rsidDel="00E25CC9">
          <w:delText>và</w:delText>
        </w:r>
        <w:r w:rsidDel="00E25CC9">
          <w:rPr>
            <w:spacing w:val="-3"/>
          </w:rPr>
          <w:delText xml:space="preserve"> </w:delText>
        </w:r>
        <w:r w:rsidDel="00E25CC9">
          <w:delText>chờ</w:delText>
        </w:r>
        <w:r w:rsidDel="00E25CC9">
          <w:rPr>
            <w:spacing w:val="-3"/>
          </w:rPr>
          <w:delText xml:space="preserve"> </w:delText>
        </w:r>
        <w:r w:rsidDel="00E25CC9">
          <w:delText>đợi</w:delText>
        </w:r>
        <w:r w:rsidDel="00E25CC9">
          <w:rPr>
            <w:spacing w:val="-3"/>
          </w:rPr>
          <w:delText xml:space="preserve"> </w:delText>
        </w:r>
        <w:r w:rsidDel="00E25CC9">
          <w:delText>kết</w:delText>
        </w:r>
        <w:r w:rsidDel="00E25CC9">
          <w:rPr>
            <w:spacing w:val="-3"/>
          </w:rPr>
          <w:delText xml:space="preserve"> </w:delText>
        </w:r>
        <w:r w:rsidDel="00E25CC9">
          <w:delText>quả</w:delText>
        </w:r>
        <w:r w:rsidDel="00E25CC9">
          <w:rPr>
            <w:spacing w:val="-3"/>
          </w:rPr>
          <w:delText xml:space="preserve"> </w:delText>
        </w:r>
        <w:r w:rsidDel="00E25CC9">
          <w:delText>trước</w:delText>
        </w:r>
        <w:r w:rsidDel="00E25CC9">
          <w:rPr>
            <w:spacing w:val="-3"/>
          </w:rPr>
          <w:delText xml:space="preserve"> </w:delText>
        </w:r>
        <w:r w:rsidDel="00E25CC9">
          <w:delText>khi</w:delText>
        </w:r>
        <w:r w:rsidDel="00E25CC9">
          <w:rPr>
            <w:spacing w:val="-3"/>
          </w:rPr>
          <w:delText xml:space="preserve"> </w:delText>
        </w:r>
        <w:r w:rsidDel="00E25CC9">
          <w:delText>tiếp</w:delText>
        </w:r>
        <w:r w:rsidDel="00E25CC9">
          <w:rPr>
            <w:spacing w:val="-3"/>
          </w:rPr>
          <w:delText xml:space="preserve"> </w:delText>
        </w:r>
        <w:r w:rsidDel="00E25CC9">
          <w:delText>tục</w:delText>
        </w:r>
        <w:r w:rsidDel="00E25CC9">
          <w:rPr>
            <w:spacing w:val="-3"/>
          </w:rPr>
          <w:delText xml:space="preserve"> </w:delText>
        </w:r>
        <w:r w:rsidDel="00E25CC9">
          <w:delText>thực</w:delText>
        </w:r>
        <w:r w:rsidDel="00E25CC9">
          <w:rPr>
            <w:spacing w:val="-3"/>
          </w:rPr>
          <w:delText xml:space="preserve"> </w:delText>
        </w:r>
        <w:r w:rsidDel="00E25CC9">
          <w:delText>hiện.</w:delText>
        </w:r>
        <w:r w:rsidDel="00E25CC9">
          <w:rPr>
            <w:spacing w:val="-3"/>
          </w:rPr>
          <w:delText xml:space="preserve"> </w:delText>
        </w:r>
        <w:r w:rsidDel="00E25CC9">
          <w:delText>Quá</w:delText>
        </w:r>
        <w:r w:rsidDel="00E25CC9">
          <w:rPr>
            <w:spacing w:val="-3"/>
          </w:rPr>
          <w:delText xml:space="preserve"> </w:delText>
        </w:r>
        <w:r w:rsidDel="00E25CC9">
          <w:delText>trình này cũng là đồng bộ vì dịch vụ gọi trực</w:delText>
        </w:r>
        <w:r w:rsidDel="00E25CC9">
          <w:delText xml:space="preserve"> tiếp chờ đợi cho đến khi hàm hoặc phương thức được thực thi và kết quả được trả về.</w:delText>
        </w:r>
      </w:del>
    </w:p>
    <w:p w14:paraId="0092FCA0" w14:textId="698A270B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25" w:author="Admin" w:date="2024-04-23T08:22:00Z"/>
        </w:rPr>
        <w:pPrChange w:id="526" w:author="Admin" w:date="2024-04-23T08:29:00Z">
          <w:pPr>
            <w:pStyle w:val="BodyText"/>
            <w:spacing w:line="316" w:lineRule="exact"/>
            <w:ind w:left="820"/>
          </w:pPr>
        </w:pPrChange>
      </w:pPr>
      <w:del w:id="527" w:author="Admin" w:date="2024-04-23T08:22:00Z">
        <w:r w:rsidDel="00E25CC9">
          <w:rPr>
            <w:noProof/>
          </w:rPr>
          <w:drawing>
            <wp:anchor distT="0" distB="0" distL="0" distR="0" simplePos="0" relativeHeight="251634688" behindDoc="1" locked="0" layoutInCell="1" allowOverlap="1" wp14:anchorId="17E4A7EC" wp14:editId="512D59EB">
              <wp:simplePos x="0" y="0"/>
              <wp:positionH relativeFrom="page">
                <wp:posOffset>1371600</wp:posOffset>
              </wp:positionH>
              <wp:positionV relativeFrom="paragraph">
                <wp:posOffset>220438</wp:posOffset>
              </wp:positionV>
              <wp:extent cx="5335192" cy="1533525"/>
              <wp:effectExtent l="0" t="0" r="0" b="0"/>
              <wp:wrapTopAndBottom/>
              <wp:docPr id="21" name="Imag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Image 21"/>
                      <pic:cNvPicPr/>
                    </pic:nvPicPr>
                    <pic:blipFill>
                      <a:blip r:embed="rId2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5192" cy="1533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Del="00E25CC9">
          <w:delText>Ví</w:delText>
        </w:r>
        <w:r w:rsidDel="00E25CC9">
          <w:rPr>
            <w:spacing w:val="-2"/>
          </w:rPr>
          <w:delText xml:space="preserve"> </w:delText>
        </w:r>
        <w:r w:rsidDel="00E25CC9">
          <w:rPr>
            <w:spacing w:val="-5"/>
          </w:rPr>
          <w:delText>dụ:</w:delText>
        </w:r>
      </w:del>
    </w:p>
    <w:p w14:paraId="21F2370E" w14:textId="1CDE9327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28" w:author="Admin" w:date="2024-04-23T08:22:00Z"/>
        </w:rPr>
        <w:pPrChange w:id="529" w:author="Admin" w:date="2024-04-23T08:29:00Z">
          <w:pPr>
            <w:pStyle w:val="ListParagraph"/>
            <w:numPr>
              <w:numId w:val="3"/>
            </w:numPr>
            <w:spacing w:before="35" w:line="259" w:lineRule="auto"/>
            <w:ind w:left="820" w:right="1273" w:hanging="360"/>
          </w:pPr>
        </w:pPrChange>
      </w:pPr>
      <w:del w:id="530" w:author="Admin" w:date="2024-04-23T08:22:00Z">
        <w:r w:rsidDel="00E25CC9">
          <w:delText>WebSocket Communication: Trong môi trường WebSocket, dịch vụ có thể thiết</w:delText>
        </w:r>
        <w:r w:rsidDel="00E25CC9">
          <w:rPr>
            <w:spacing w:val="-3"/>
          </w:rPr>
          <w:delText xml:space="preserve"> </w:delText>
        </w:r>
        <w:r w:rsidDel="00E25CC9">
          <w:delText>lập</w:delText>
        </w:r>
        <w:r w:rsidDel="00E25CC9">
          <w:rPr>
            <w:spacing w:val="-3"/>
          </w:rPr>
          <w:delText xml:space="preserve"> </w:delText>
        </w:r>
        <w:r w:rsidDel="00E25CC9">
          <w:delText>một</w:delText>
        </w:r>
        <w:r w:rsidDel="00E25CC9">
          <w:rPr>
            <w:spacing w:val="-3"/>
          </w:rPr>
          <w:delText xml:space="preserve"> </w:delText>
        </w:r>
        <w:r w:rsidDel="00E25CC9">
          <w:delText>kết</w:delText>
        </w:r>
        <w:r w:rsidDel="00E25CC9">
          <w:rPr>
            <w:spacing w:val="-3"/>
          </w:rPr>
          <w:delText xml:space="preserve"> </w:delText>
        </w:r>
        <w:r w:rsidDel="00E25CC9">
          <w:delText>nối</w:delText>
        </w:r>
        <w:r w:rsidDel="00E25CC9">
          <w:rPr>
            <w:spacing w:val="-3"/>
          </w:rPr>
          <w:delText xml:space="preserve"> </w:delText>
        </w:r>
        <w:r w:rsidDel="00E25CC9">
          <w:delText>hai</w:delText>
        </w:r>
        <w:r w:rsidDel="00E25CC9">
          <w:rPr>
            <w:spacing w:val="-3"/>
          </w:rPr>
          <w:delText xml:space="preserve"> </w:delText>
        </w:r>
        <w:r w:rsidDel="00E25CC9">
          <w:delText>chiều</w:delText>
        </w:r>
        <w:r w:rsidDel="00E25CC9">
          <w:rPr>
            <w:spacing w:val="-3"/>
          </w:rPr>
          <w:delText xml:space="preserve"> </w:delText>
        </w:r>
        <w:r w:rsidDel="00E25CC9">
          <w:delText>và</w:delText>
        </w:r>
        <w:r w:rsidDel="00E25CC9">
          <w:rPr>
            <w:spacing w:val="-3"/>
          </w:rPr>
          <w:delText xml:space="preserve"> </w:delText>
        </w:r>
        <w:r w:rsidDel="00E25CC9">
          <w:delText>gửi</w:delText>
        </w:r>
        <w:r w:rsidDel="00E25CC9">
          <w:rPr>
            <w:spacing w:val="-3"/>
          </w:rPr>
          <w:delText xml:space="preserve"> </w:delText>
        </w:r>
        <w:r w:rsidDel="00E25CC9">
          <w:delText>và</w:delText>
        </w:r>
        <w:r w:rsidDel="00E25CC9">
          <w:rPr>
            <w:spacing w:val="-3"/>
          </w:rPr>
          <w:delText xml:space="preserve"> </w:delText>
        </w:r>
        <w:r w:rsidDel="00E25CC9">
          <w:delText>nhận</w:delText>
        </w:r>
        <w:r w:rsidDel="00E25CC9">
          <w:rPr>
            <w:spacing w:val="-3"/>
          </w:rPr>
          <w:delText xml:space="preserve"> </w:delText>
        </w:r>
        <w:r w:rsidDel="00E25CC9">
          <w:delText>dữ</w:delText>
        </w:r>
        <w:r w:rsidDel="00E25CC9">
          <w:rPr>
            <w:spacing w:val="-3"/>
          </w:rPr>
          <w:delText xml:space="preserve"> </w:delText>
        </w:r>
        <w:r w:rsidDel="00E25CC9">
          <w:delText>liệu</w:delText>
        </w:r>
        <w:r w:rsidDel="00E25CC9">
          <w:rPr>
            <w:spacing w:val="-3"/>
          </w:rPr>
          <w:delText xml:space="preserve"> </w:delText>
        </w:r>
        <w:r w:rsidDel="00E25CC9">
          <w:delText>một</w:delText>
        </w:r>
        <w:r w:rsidDel="00E25CC9">
          <w:rPr>
            <w:spacing w:val="-3"/>
          </w:rPr>
          <w:delText xml:space="preserve"> </w:delText>
        </w:r>
        <w:r w:rsidDel="00E25CC9">
          <w:delText>cách</w:delText>
        </w:r>
        <w:r w:rsidDel="00E25CC9">
          <w:rPr>
            <w:spacing w:val="-3"/>
          </w:rPr>
          <w:delText xml:space="preserve"> </w:delText>
        </w:r>
        <w:r w:rsidDel="00E25CC9">
          <w:delText>liên</w:delText>
        </w:r>
        <w:r w:rsidDel="00E25CC9">
          <w:rPr>
            <w:spacing w:val="-3"/>
          </w:rPr>
          <w:delText xml:space="preserve"> </w:delText>
        </w:r>
        <w:r w:rsidDel="00E25CC9">
          <w:delText>tục.</w:delText>
        </w:r>
        <w:r w:rsidDel="00E25CC9">
          <w:rPr>
            <w:spacing w:val="-3"/>
          </w:rPr>
          <w:delText xml:space="preserve"> </w:delText>
        </w:r>
        <w:r w:rsidDel="00E25CC9">
          <w:delText>Mặc dù</w:delText>
        </w:r>
        <w:r w:rsidDel="00E25CC9">
          <w:rPr>
            <w:spacing w:val="-7"/>
          </w:rPr>
          <w:delText xml:space="preserve"> </w:delText>
        </w:r>
        <w:r w:rsidDel="00E25CC9">
          <w:delText>WebSocket</w:delText>
        </w:r>
        <w:r w:rsidDel="00E25CC9">
          <w:rPr>
            <w:spacing w:val="-2"/>
          </w:rPr>
          <w:delText xml:space="preserve"> </w:delText>
        </w:r>
        <w:r w:rsidDel="00E25CC9">
          <w:delText>cho</w:delText>
        </w:r>
        <w:r w:rsidDel="00E25CC9">
          <w:rPr>
            <w:spacing w:val="-2"/>
          </w:rPr>
          <w:delText xml:space="preserve"> </w:delText>
        </w:r>
        <w:r w:rsidDel="00E25CC9">
          <w:delText>phép</w:delText>
        </w:r>
        <w:r w:rsidDel="00E25CC9">
          <w:rPr>
            <w:spacing w:val="-2"/>
          </w:rPr>
          <w:delText xml:space="preserve"> </w:delText>
        </w:r>
        <w:r w:rsidDel="00E25CC9">
          <w:delText>giao</w:delText>
        </w:r>
        <w:r w:rsidDel="00E25CC9">
          <w:rPr>
            <w:spacing w:val="-2"/>
          </w:rPr>
          <w:delText xml:space="preserve"> </w:delText>
        </w:r>
        <w:r w:rsidDel="00E25CC9">
          <w:delText>tiếp</w:delText>
        </w:r>
        <w:r w:rsidDel="00E25CC9">
          <w:rPr>
            <w:spacing w:val="-2"/>
          </w:rPr>
          <w:delText xml:space="preserve"> </w:delText>
        </w:r>
        <w:r w:rsidDel="00E25CC9">
          <w:delText>real-time,</w:delText>
        </w:r>
        <w:r w:rsidDel="00E25CC9">
          <w:rPr>
            <w:spacing w:val="-2"/>
          </w:rPr>
          <w:delText xml:space="preserve"> </w:delText>
        </w:r>
        <w:r w:rsidDel="00E25CC9">
          <w:delText>nhưng</w:delText>
        </w:r>
        <w:r w:rsidDel="00E25CC9">
          <w:rPr>
            <w:spacing w:val="-2"/>
          </w:rPr>
          <w:delText xml:space="preserve"> </w:delText>
        </w:r>
        <w:r w:rsidDel="00E25CC9">
          <w:delText>quá</w:delText>
        </w:r>
        <w:r w:rsidDel="00E25CC9">
          <w:rPr>
            <w:spacing w:val="-2"/>
          </w:rPr>
          <w:delText xml:space="preserve"> </w:delText>
        </w:r>
        <w:r w:rsidDel="00E25CC9">
          <w:delText>trình</w:delText>
        </w:r>
        <w:r w:rsidDel="00E25CC9">
          <w:rPr>
            <w:spacing w:val="-2"/>
          </w:rPr>
          <w:delText xml:space="preserve"> </w:delText>
        </w:r>
        <w:r w:rsidDel="00E25CC9">
          <w:delText>gửi</w:delText>
        </w:r>
        <w:r w:rsidDel="00E25CC9">
          <w:rPr>
            <w:spacing w:val="-2"/>
          </w:rPr>
          <w:delText xml:space="preserve"> </w:delText>
        </w:r>
        <w:r w:rsidDel="00E25CC9">
          <w:delText>và</w:delText>
        </w:r>
        <w:r w:rsidDel="00E25CC9">
          <w:rPr>
            <w:spacing w:val="-2"/>
          </w:rPr>
          <w:delText xml:space="preserve"> </w:delText>
        </w:r>
        <w:r w:rsidDel="00E25CC9">
          <w:delText>nhận</w:delText>
        </w:r>
        <w:r w:rsidDel="00E25CC9">
          <w:rPr>
            <w:spacing w:val="-2"/>
          </w:rPr>
          <w:delText xml:space="preserve"> </w:delText>
        </w:r>
        <w:r w:rsidDel="00E25CC9">
          <w:delText>dữ liệu vẫn là đồng bộ.</w:delText>
        </w:r>
      </w:del>
    </w:p>
    <w:p w14:paraId="6436DF03" w14:textId="7358DB85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31" w:author="Admin" w:date="2024-04-23T08:22:00Z"/>
        </w:rPr>
        <w:pPrChange w:id="532" w:author="Admin" w:date="2024-04-23T08:29:00Z">
          <w:pPr>
            <w:pStyle w:val="BodyText"/>
            <w:spacing w:before="1"/>
            <w:ind w:left="820"/>
          </w:pPr>
        </w:pPrChange>
      </w:pPr>
      <w:del w:id="533" w:author="Admin" w:date="2024-04-23T08:22:00Z">
        <w:r w:rsidDel="00E25CC9">
          <w:rPr>
            <w:noProof/>
          </w:rPr>
          <w:drawing>
            <wp:anchor distT="0" distB="0" distL="0" distR="0" simplePos="0" relativeHeight="251643904" behindDoc="1" locked="0" layoutInCell="1" allowOverlap="1" wp14:anchorId="4B69F831" wp14:editId="53DF66E2">
              <wp:simplePos x="0" y="0"/>
              <wp:positionH relativeFrom="page">
                <wp:posOffset>1371600</wp:posOffset>
              </wp:positionH>
              <wp:positionV relativeFrom="paragraph">
                <wp:posOffset>223087</wp:posOffset>
              </wp:positionV>
              <wp:extent cx="5153025" cy="2009775"/>
              <wp:effectExtent l="0" t="0" r="0" b="0"/>
              <wp:wrapTopAndBottom/>
              <wp:docPr id="22" name="Imag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mage 22"/>
                      <pic:cNvPicPr/>
                    </pic:nvPicPr>
                    <pic:blipFill>
                      <a:blip r:embed="rId2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53025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Del="00E25CC9">
          <w:delText>Ví</w:delText>
        </w:r>
        <w:r w:rsidDel="00E25CC9">
          <w:rPr>
            <w:spacing w:val="-2"/>
          </w:rPr>
          <w:delText xml:space="preserve"> </w:delText>
        </w:r>
        <w:r w:rsidDel="00E25CC9">
          <w:rPr>
            <w:spacing w:val="-5"/>
          </w:rPr>
          <w:delText>dụ:</w:delText>
        </w:r>
      </w:del>
    </w:p>
    <w:p w14:paraId="28167402" w14:textId="7F8536B8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34" w:author="Admin" w:date="2024-04-23T08:22:00Z"/>
          <w:b/>
        </w:rPr>
        <w:pPrChange w:id="535" w:author="Admin" w:date="2024-04-23T08:29:00Z">
          <w:pPr>
            <w:pStyle w:val="ListParagraph"/>
            <w:numPr>
              <w:ilvl w:val="1"/>
              <w:numId w:val="3"/>
            </w:numPr>
            <w:spacing w:before="37"/>
            <w:ind w:left="1179"/>
          </w:pPr>
        </w:pPrChange>
      </w:pPr>
      <w:del w:id="536" w:author="Admin" w:date="2024-04-23T08:22:00Z">
        <w:r w:rsidDel="00E25CC9">
          <w:rPr>
            <w:b/>
          </w:rPr>
          <w:delText>Các</w:delText>
        </w:r>
        <w:r w:rsidDel="00E25CC9">
          <w:rPr>
            <w:b/>
            <w:spacing w:val="-8"/>
          </w:rPr>
          <w:delText xml:space="preserve"> </w:delText>
        </w:r>
        <w:r w:rsidDel="00E25CC9">
          <w:rPr>
            <w:b/>
          </w:rPr>
          <w:delText>dạng</w:delText>
        </w:r>
        <w:r w:rsidDel="00E25CC9">
          <w:rPr>
            <w:b/>
            <w:spacing w:val="-7"/>
          </w:rPr>
          <w:delText xml:space="preserve"> </w:delText>
        </w:r>
        <w:r w:rsidDel="00E25CC9">
          <w:rPr>
            <w:b/>
          </w:rPr>
          <w:delText>communication</w:delText>
        </w:r>
        <w:r w:rsidDel="00E25CC9">
          <w:rPr>
            <w:b/>
            <w:spacing w:val="-8"/>
          </w:rPr>
          <w:delText xml:space="preserve"> </w:delText>
        </w:r>
        <w:r w:rsidDel="00E25CC9">
          <w:rPr>
            <w:b/>
          </w:rPr>
          <w:delText>giữa</w:delText>
        </w:r>
        <w:r w:rsidDel="00E25CC9">
          <w:rPr>
            <w:b/>
            <w:spacing w:val="-7"/>
          </w:rPr>
          <w:delText xml:space="preserve"> </w:delText>
        </w:r>
        <w:r w:rsidDel="00E25CC9">
          <w:rPr>
            <w:b/>
          </w:rPr>
          <w:delText>các</w:delText>
        </w:r>
        <w:r w:rsidDel="00E25CC9">
          <w:rPr>
            <w:b/>
            <w:spacing w:val="-7"/>
          </w:rPr>
          <w:delText xml:space="preserve"> </w:delText>
        </w:r>
        <w:r w:rsidDel="00E25CC9">
          <w:rPr>
            <w:b/>
          </w:rPr>
          <w:delText>service</w:delText>
        </w:r>
        <w:r w:rsidDel="00E25CC9">
          <w:rPr>
            <w:b/>
            <w:spacing w:val="-7"/>
          </w:rPr>
          <w:delText xml:space="preserve"> </w:delText>
        </w:r>
        <w:r w:rsidDel="00E25CC9">
          <w:rPr>
            <w:b/>
            <w:spacing w:val="-2"/>
          </w:rPr>
          <w:delText>asynchronous:</w:delText>
        </w:r>
      </w:del>
    </w:p>
    <w:p w14:paraId="006D40E7" w14:textId="2083B4A1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37" w:author="Admin" w:date="2024-04-23T08:22:00Z"/>
        </w:rPr>
        <w:pPrChange w:id="538" w:author="Admin" w:date="2024-04-23T08:29:00Z">
          <w:pPr>
            <w:pStyle w:val="ListParagraph"/>
            <w:numPr>
              <w:numId w:val="3"/>
            </w:numPr>
            <w:spacing w:before="28" w:line="256" w:lineRule="auto"/>
            <w:ind w:left="820" w:right="1589" w:hanging="360"/>
          </w:pPr>
        </w:pPrChange>
      </w:pPr>
      <w:del w:id="539" w:author="Admin" w:date="2024-04-23T08:22:00Z">
        <w:r w:rsidDel="00E25CC9">
          <w:delText>Message Queues:</w:delText>
        </w:r>
        <w:r w:rsidDel="00E25CC9">
          <w:rPr>
            <w:spacing w:val="-5"/>
          </w:rPr>
          <w:delText xml:space="preserve"> </w:delText>
        </w:r>
        <w:r w:rsidDel="00E25CC9">
          <w:delText>Trong hệ thống hàng đợi tin nhắn, dịch vụ gửi tin nhắn đến</w:delText>
        </w:r>
        <w:r w:rsidDel="00E25CC9">
          <w:rPr>
            <w:spacing w:val="-3"/>
          </w:rPr>
          <w:delText xml:space="preserve"> </w:delText>
        </w:r>
        <w:r w:rsidDel="00E25CC9">
          <w:delText>một</w:delText>
        </w:r>
        <w:r w:rsidDel="00E25CC9">
          <w:rPr>
            <w:spacing w:val="-3"/>
          </w:rPr>
          <w:delText xml:space="preserve"> </w:delText>
        </w:r>
        <w:r w:rsidDel="00E25CC9">
          <w:delText>hàng</w:delText>
        </w:r>
        <w:r w:rsidDel="00E25CC9">
          <w:rPr>
            <w:spacing w:val="-3"/>
          </w:rPr>
          <w:delText xml:space="preserve"> </w:delText>
        </w:r>
        <w:r w:rsidDel="00E25CC9">
          <w:delText>đợi</w:delText>
        </w:r>
        <w:r w:rsidDel="00E25CC9">
          <w:rPr>
            <w:spacing w:val="-3"/>
          </w:rPr>
          <w:delText xml:space="preserve"> </w:delText>
        </w:r>
        <w:r w:rsidDel="00E25CC9">
          <w:delText>mà</w:delText>
        </w:r>
        <w:r w:rsidDel="00E25CC9">
          <w:rPr>
            <w:spacing w:val="-3"/>
          </w:rPr>
          <w:delText xml:space="preserve"> </w:delText>
        </w:r>
        <w:r w:rsidDel="00E25CC9">
          <w:delText>không</w:delText>
        </w:r>
        <w:r w:rsidDel="00E25CC9">
          <w:rPr>
            <w:spacing w:val="-3"/>
          </w:rPr>
          <w:delText xml:space="preserve"> </w:delText>
        </w:r>
        <w:r w:rsidDel="00E25CC9">
          <w:delText>cần</w:delText>
        </w:r>
        <w:r w:rsidDel="00E25CC9">
          <w:rPr>
            <w:spacing w:val="-3"/>
          </w:rPr>
          <w:delText xml:space="preserve"> </w:delText>
        </w:r>
        <w:r w:rsidDel="00E25CC9">
          <w:delText>chờ</w:delText>
        </w:r>
        <w:r w:rsidDel="00E25CC9">
          <w:rPr>
            <w:spacing w:val="-3"/>
          </w:rPr>
          <w:delText xml:space="preserve"> </w:delText>
        </w:r>
        <w:r w:rsidDel="00E25CC9">
          <w:delText>đợi</w:delText>
        </w:r>
        <w:r w:rsidDel="00E25CC9">
          <w:rPr>
            <w:spacing w:val="-3"/>
          </w:rPr>
          <w:delText xml:space="preserve"> </w:delText>
        </w:r>
        <w:r w:rsidDel="00E25CC9">
          <w:delText>cho</w:delText>
        </w:r>
        <w:r w:rsidDel="00E25CC9">
          <w:rPr>
            <w:spacing w:val="-3"/>
          </w:rPr>
          <w:delText xml:space="preserve"> </w:delText>
        </w:r>
        <w:r w:rsidDel="00E25CC9">
          <w:delText>đến</w:delText>
        </w:r>
        <w:r w:rsidDel="00E25CC9">
          <w:rPr>
            <w:spacing w:val="-3"/>
          </w:rPr>
          <w:delText xml:space="preserve"> </w:delText>
        </w:r>
        <w:r w:rsidDel="00E25CC9">
          <w:delText>khi</w:delText>
        </w:r>
        <w:r w:rsidDel="00E25CC9">
          <w:rPr>
            <w:spacing w:val="-3"/>
          </w:rPr>
          <w:delText xml:space="preserve"> </w:delText>
        </w:r>
        <w:r w:rsidDel="00E25CC9">
          <w:delText>tin</w:delText>
        </w:r>
        <w:r w:rsidDel="00E25CC9">
          <w:rPr>
            <w:spacing w:val="-3"/>
          </w:rPr>
          <w:delText xml:space="preserve"> </w:delText>
        </w:r>
        <w:r w:rsidDel="00E25CC9">
          <w:delText>nhắn</w:delText>
        </w:r>
        <w:r w:rsidDel="00E25CC9">
          <w:rPr>
            <w:spacing w:val="-3"/>
          </w:rPr>
          <w:delText xml:space="preserve"> </w:delText>
        </w:r>
        <w:r w:rsidDel="00E25CC9">
          <w:delText>được</w:delText>
        </w:r>
        <w:r w:rsidDel="00E25CC9">
          <w:rPr>
            <w:spacing w:val="-3"/>
          </w:rPr>
          <w:delText xml:space="preserve"> </w:delText>
        </w:r>
        <w:r w:rsidDel="00E25CC9">
          <w:delText>xử</w:delText>
        </w:r>
        <w:r w:rsidDel="00E25CC9">
          <w:rPr>
            <w:spacing w:val="-3"/>
          </w:rPr>
          <w:delText xml:space="preserve"> </w:delText>
        </w:r>
        <w:r w:rsidDel="00E25CC9">
          <w:delText>lý.</w:delText>
        </w:r>
      </w:del>
    </w:p>
    <w:p w14:paraId="7A5F9F07" w14:textId="77B53603" w:rsidR="0073184A" w:rsidDel="00E25CC9" w:rsidRDefault="0073184A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40" w:author="Admin" w:date="2024-04-23T08:22:00Z"/>
        </w:rPr>
        <w:sectPr w:rsidR="0073184A" w:rsidDel="00E25CC9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  <w:pPrChange w:id="541" w:author="Admin" w:date="2024-04-23T08:29:00Z">
          <w:pPr>
            <w:spacing w:line="256" w:lineRule="auto"/>
          </w:pPr>
        </w:pPrChange>
      </w:pPr>
    </w:p>
    <w:p w14:paraId="4164C9D4" w14:textId="6941C467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42" w:author="Admin" w:date="2024-04-23T08:22:00Z"/>
        </w:rPr>
        <w:pPrChange w:id="543" w:author="Admin" w:date="2024-04-23T08:29:00Z">
          <w:pPr>
            <w:pStyle w:val="BodyText"/>
            <w:spacing w:before="57" w:line="259" w:lineRule="auto"/>
            <w:ind w:left="820" w:right="1260"/>
          </w:pPr>
        </w:pPrChange>
      </w:pPr>
      <w:del w:id="544" w:author="Admin" w:date="2024-04-23T08:22:00Z">
        <w:r w:rsidDel="00E25CC9">
          <w:delText>Dịch</w:delText>
        </w:r>
        <w:r w:rsidDel="00E25CC9">
          <w:rPr>
            <w:spacing w:val="-3"/>
          </w:rPr>
          <w:delText xml:space="preserve"> </w:delText>
        </w:r>
        <w:r w:rsidDel="00E25CC9">
          <w:delText>vụ</w:delText>
        </w:r>
        <w:r w:rsidDel="00E25CC9">
          <w:rPr>
            <w:spacing w:val="-3"/>
          </w:rPr>
          <w:delText xml:space="preserve"> </w:delText>
        </w:r>
        <w:r w:rsidDel="00E25CC9">
          <w:delText>khác</w:delText>
        </w:r>
        <w:r w:rsidDel="00E25CC9">
          <w:rPr>
            <w:spacing w:val="-3"/>
          </w:rPr>
          <w:delText xml:space="preserve"> </w:delText>
        </w:r>
        <w:r w:rsidDel="00E25CC9">
          <w:delText>có</w:delText>
        </w:r>
        <w:r w:rsidDel="00E25CC9">
          <w:rPr>
            <w:spacing w:val="-3"/>
          </w:rPr>
          <w:delText xml:space="preserve"> </w:delText>
        </w:r>
        <w:r w:rsidDel="00E25CC9">
          <w:delText>thể</w:delText>
        </w:r>
        <w:r w:rsidDel="00E25CC9">
          <w:rPr>
            <w:spacing w:val="-3"/>
          </w:rPr>
          <w:delText xml:space="preserve"> </w:delText>
        </w:r>
        <w:r w:rsidDel="00E25CC9">
          <w:delText>nhận</w:delText>
        </w:r>
        <w:r w:rsidDel="00E25CC9">
          <w:rPr>
            <w:spacing w:val="-3"/>
          </w:rPr>
          <w:delText xml:space="preserve"> </w:delText>
        </w:r>
        <w:r w:rsidDel="00E25CC9">
          <w:delText>và</w:delText>
        </w:r>
        <w:r w:rsidDel="00E25CC9">
          <w:rPr>
            <w:spacing w:val="-3"/>
          </w:rPr>
          <w:delText xml:space="preserve"> </w:delText>
        </w:r>
        <w:r w:rsidDel="00E25CC9">
          <w:delText>xử</w:delText>
        </w:r>
        <w:r w:rsidDel="00E25CC9">
          <w:rPr>
            <w:spacing w:val="-3"/>
          </w:rPr>
          <w:delText xml:space="preserve"> </w:delText>
        </w:r>
        <w:r w:rsidDel="00E25CC9">
          <w:delText>lý</w:delText>
        </w:r>
        <w:r w:rsidDel="00E25CC9">
          <w:rPr>
            <w:spacing w:val="-3"/>
          </w:rPr>
          <w:delText xml:space="preserve"> </w:delText>
        </w:r>
        <w:r w:rsidDel="00E25CC9">
          <w:delText>các</w:delText>
        </w:r>
        <w:r w:rsidDel="00E25CC9">
          <w:rPr>
            <w:spacing w:val="-3"/>
          </w:rPr>
          <w:delText xml:space="preserve"> </w:delText>
        </w:r>
        <w:r w:rsidDel="00E25CC9">
          <w:delText>tin</w:delText>
        </w:r>
        <w:r w:rsidDel="00E25CC9">
          <w:rPr>
            <w:spacing w:val="-3"/>
          </w:rPr>
          <w:delText xml:space="preserve"> </w:delText>
        </w:r>
        <w:r w:rsidDel="00E25CC9">
          <w:delText>nhắn</w:delText>
        </w:r>
        <w:r w:rsidDel="00E25CC9">
          <w:rPr>
            <w:spacing w:val="-3"/>
          </w:rPr>
          <w:delText xml:space="preserve"> </w:delText>
        </w:r>
        <w:r w:rsidDel="00E25CC9">
          <w:delText>từ</w:delText>
        </w:r>
        <w:r w:rsidDel="00E25CC9">
          <w:rPr>
            <w:spacing w:val="-3"/>
          </w:rPr>
          <w:delText xml:space="preserve"> </w:delText>
        </w:r>
        <w:r w:rsidDel="00E25CC9">
          <w:delText>hàng</w:delText>
        </w:r>
        <w:r w:rsidDel="00E25CC9">
          <w:rPr>
            <w:spacing w:val="-3"/>
          </w:rPr>
          <w:delText xml:space="preserve"> </w:delText>
        </w:r>
        <w:r w:rsidDel="00E25CC9">
          <w:delText>đợi</w:delText>
        </w:r>
        <w:r w:rsidDel="00E25CC9">
          <w:rPr>
            <w:spacing w:val="-3"/>
          </w:rPr>
          <w:delText xml:space="preserve"> </w:delText>
        </w:r>
        <w:r w:rsidDel="00E25CC9">
          <w:delText>một</w:delText>
        </w:r>
        <w:r w:rsidDel="00E25CC9">
          <w:rPr>
            <w:spacing w:val="-3"/>
          </w:rPr>
          <w:delText xml:space="preserve"> </w:delText>
        </w:r>
        <w:r w:rsidDel="00E25CC9">
          <w:delText>cách</w:delText>
        </w:r>
        <w:r w:rsidDel="00E25CC9">
          <w:rPr>
            <w:spacing w:val="-3"/>
          </w:rPr>
          <w:delText xml:space="preserve"> </w:delText>
        </w:r>
        <w:r w:rsidDel="00E25CC9">
          <w:delText>không đồng bộ, có nghĩa là chúng có thể tiếp tục thực hiện các công việc khác trong khi đang chờ đợi tin nhắn.</w:delText>
        </w:r>
      </w:del>
    </w:p>
    <w:p w14:paraId="529F99D0" w14:textId="02C9842B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45" w:author="Admin" w:date="2024-04-23T08:22:00Z"/>
        </w:rPr>
        <w:pPrChange w:id="546" w:author="Admin" w:date="2024-04-23T08:29:00Z">
          <w:pPr>
            <w:pStyle w:val="BodyText"/>
            <w:spacing w:line="320" w:lineRule="exact"/>
            <w:ind w:left="820"/>
          </w:pPr>
        </w:pPrChange>
      </w:pPr>
      <w:del w:id="547" w:author="Admin" w:date="2024-04-23T08:22:00Z">
        <w:r w:rsidDel="00E25CC9">
          <w:rPr>
            <w:noProof/>
          </w:rPr>
          <w:drawing>
            <wp:anchor distT="0" distB="0" distL="0" distR="0" simplePos="0" relativeHeight="251653120" behindDoc="1" locked="0" layoutInCell="1" allowOverlap="1" wp14:anchorId="6A019646" wp14:editId="3C7AD620">
              <wp:simplePos x="0" y="0"/>
              <wp:positionH relativeFrom="page">
                <wp:posOffset>1371600</wp:posOffset>
              </wp:positionH>
              <wp:positionV relativeFrom="paragraph">
                <wp:posOffset>223398</wp:posOffset>
              </wp:positionV>
              <wp:extent cx="5965247" cy="4472559"/>
              <wp:effectExtent l="0" t="0" r="0" b="0"/>
              <wp:wrapTopAndBottom/>
              <wp:docPr id="23" name="Imag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Image 23"/>
                      <pic:cNvPicPr/>
                    </pic:nvPicPr>
                    <pic:blipFill>
                      <a:blip r:embed="rId2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5247" cy="44725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Del="00E25CC9">
          <w:delText>Ví</w:delText>
        </w:r>
        <w:r w:rsidDel="00E25CC9">
          <w:rPr>
            <w:spacing w:val="-2"/>
          </w:rPr>
          <w:delText xml:space="preserve"> </w:delText>
        </w:r>
        <w:r w:rsidDel="00E25CC9">
          <w:rPr>
            <w:spacing w:val="-5"/>
          </w:rPr>
          <w:delText>dụ:</w:delText>
        </w:r>
      </w:del>
    </w:p>
    <w:p w14:paraId="4FDCAB8F" w14:textId="466D86ED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48" w:author="Admin" w:date="2024-04-23T08:22:00Z"/>
        </w:rPr>
        <w:pPrChange w:id="549" w:author="Admin" w:date="2024-04-23T08:29:00Z">
          <w:pPr>
            <w:pStyle w:val="ListParagraph"/>
            <w:numPr>
              <w:numId w:val="3"/>
            </w:numPr>
            <w:spacing w:line="259" w:lineRule="auto"/>
            <w:ind w:left="820" w:right="1419" w:hanging="360"/>
            <w:jc w:val="both"/>
          </w:pPr>
        </w:pPrChange>
      </w:pPr>
      <w:del w:id="550" w:author="Admin" w:date="2024-04-23T08:22:00Z">
        <w:r w:rsidDel="00E25CC9">
          <w:delText>Event</w:delText>
        </w:r>
        <w:r w:rsidDel="00E25CC9">
          <w:rPr>
            <w:spacing w:val="-1"/>
          </w:rPr>
          <w:delText xml:space="preserve"> </w:delText>
        </w:r>
        <w:r w:rsidDel="00E25CC9">
          <w:delText>Streams:</w:delText>
        </w:r>
        <w:r w:rsidDel="00E25CC9">
          <w:rPr>
            <w:spacing w:val="-6"/>
          </w:rPr>
          <w:delText xml:space="preserve"> </w:delText>
        </w:r>
        <w:r w:rsidDel="00E25CC9">
          <w:delText>Trong</w:delText>
        </w:r>
        <w:r w:rsidDel="00E25CC9">
          <w:rPr>
            <w:spacing w:val="-1"/>
          </w:rPr>
          <w:delText xml:space="preserve"> </w:delText>
        </w:r>
        <w:r w:rsidDel="00E25CC9">
          <w:delText>một</w:delText>
        </w:r>
        <w:r w:rsidDel="00E25CC9">
          <w:rPr>
            <w:spacing w:val="-1"/>
          </w:rPr>
          <w:delText xml:space="preserve"> </w:delText>
        </w:r>
        <w:r w:rsidDel="00E25CC9">
          <w:delText>môi</w:delText>
        </w:r>
        <w:r w:rsidDel="00E25CC9">
          <w:rPr>
            <w:spacing w:val="-1"/>
          </w:rPr>
          <w:delText xml:space="preserve"> </w:delText>
        </w:r>
        <w:r w:rsidDel="00E25CC9">
          <w:delText>trường</w:delText>
        </w:r>
        <w:r w:rsidDel="00E25CC9">
          <w:rPr>
            <w:spacing w:val="-1"/>
          </w:rPr>
          <w:delText xml:space="preserve"> </w:delText>
        </w:r>
        <w:r w:rsidDel="00E25CC9">
          <w:delText>dữ</w:delText>
        </w:r>
        <w:r w:rsidDel="00E25CC9">
          <w:rPr>
            <w:spacing w:val="-1"/>
          </w:rPr>
          <w:delText xml:space="preserve"> </w:delText>
        </w:r>
        <w:r w:rsidDel="00E25CC9">
          <w:delText>liệu</w:delText>
        </w:r>
        <w:r w:rsidDel="00E25CC9">
          <w:rPr>
            <w:spacing w:val="-1"/>
          </w:rPr>
          <w:delText xml:space="preserve"> </w:delText>
        </w:r>
        <w:r w:rsidDel="00E25CC9">
          <w:delText>dòng</w:delText>
        </w:r>
        <w:r w:rsidDel="00E25CC9">
          <w:rPr>
            <w:spacing w:val="-1"/>
          </w:rPr>
          <w:delText xml:space="preserve"> </w:delText>
        </w:r>
        <w:r w:rsidDel="00E25CC9">
          <w:delText>sự</w:delText>
        </w:r>
        <w:r w:rsidDel="00E25CC9">
          <w:rPr>
            <w:spacing w:val="-1"/>
          </w:rPr>
          <w:delText xml:space="preserve"> </w:delText>
        </w:r>
        <w:r w:rsidDel="00E25CC9">
          <w:delText>kiện,</w:delText>
        </w:r>
        <w:r w:rsidDel="00E25CC9">
          <w:rPr>
            <w:spacing w:val="-1"/>
          </w:rPr>
          <w:delText xml:space="preserve"> </w:delText>
        </w:r>
        <w:r w:rsidDel="00E25CC9">
          <w:delText>dịch</w:delText>
        </w:r>
        <w:r w:rsidDel="00E25CC9">
          <w:rPr>
            <w:spacing w:val="-1"/>
          </w:rPr>
          <w:delText xml:space="preserve"> </w:delText>
        </w:r>
        <w:r w:rsidDel="00E25CC9">
          <w:delText>vụ</w:delText>
        </w:r>
        <w:r w:rsidDel="00E25CC9">
          <w:rPr>
            <w:spacing w:val="-1"/>
          </w:rPr>
          <w:delText xml:space="preserve"> </w:delText>
        </w:r>
        <w:r w:rsidDel="00E25CC9">
          <w:delText>có</w:delText>
        </w:r>
        <w:r w:rsidDel="00E25CC9">
          <w:rPr>
            <w:spacing w:val="-1"/>
          </w:rPr>
          <w:delText xml:space="preserve"> </w:delText>
        </w:r>
        <w:r w:rsidDel="00E25CC9">
          <w:delText>thể gửi và nhận các sự kiện một cách không đồng bộ. Các sự kiện có thể được gửi</w:delText>
        </w:r>
        <w:r w:rsidDel="00E25CC9">
          <w:rPr>
            <w:spacing w:val="-3"/>
          </w:rPr>
          <w:delText xml:space="preserve"> </w:delText>
        </w:r>
        <w:r w:rsidDel="00E25CC9">
          <w:delText>và</w:delText>
        </w:r>
        <w:r w:rsidDel="00E25CC9">
          <w:rPr>
            <w:spacing w:val="-3"/>
          </w:rPr>
          <w:delText xml:space="preserve"> </w:delText>
        </w:r>
        <w:r w:rsidDel="00E25CC9">
          <w:delText>xử</w:delText>
        </w:r>
        <w:r w:rsidDel="00E25CC9">
          <w:rPr>
            <w:spacing w:val="-3"/>
          </w:rPr>
          <w:delText xml:space="preserve"> </w:delText>
        </w:r>
        <w:r w:rsidDel="00E25CC9">
          <w:delText>lý</w:delText>
        </w:r>
        <w:r w:rsidDel="00E25CC9">
          <w:rPr>
            <w:spacing w:val="-3"/>
          </w:rPr>
          <w:delText xml:space="preserve"> </w:delText>
        </w:r>
        <w:r w:rsidDel="00E25CC9">
          <w:delText>ngay</w:delText>
        </w:r>
        <w:r w:rsidDel="00E25CC9">
          <w:rPr>
            <w:spacing w:val="-3"/>
          </w:rPr>
          <w:delText xml:space="preserve"> </w:delText>
        </w:r>
        <w:r w:rsidDel="00E25CC9">
          <w:delText>khi</w:delText>
        </w:r>
        <w:r w:rsidDel="00E25CC9">
          <w:rPr>
            <w:spacing w:val="-3"/>
          </w:rPr>
          <w:delText xml:space="preserve"> </w:delText>
        </w:r>
        <w:r w:rsidDel="00E25CC9">
          <w:delText>chúng</w:delText>
        </w:r>
        <w:r w:rsidDel="00E25CC9">
          <w:rPr>
            <w:spacing w:val="-3"/>
          </w:rPr>
          <w:delText xml:space="preserve"> </w:delText>
        </w:r>
        <w:r w:rsidDel="00E25CC9">
          <w:delText>xảy</w:delText>
        </w:r>
        <w:r w:rsidDel="00E25CC9">
          <w:rPr>
            <w:spacing w:val="-3"/>
          </w:rPr>
          <w:delText xml:space="preserve"> </w:delText>
        </w:r>
        <w:r w:rsidDel="00E25CC9">
          <w:delText>ra</w:delText>
        </w:r>
        <w:r w:rsidDel="00E25CC9">
          <w:rPr>
            <w:spacing w:val="-3"/>
          </w:rPr>
          <w:delText xml:space="preserve"> </w:delText>
        </w:r>
        <w:r w:rsidDel="00E25CC9">
          <w:delText>mà</w:delText>
        </w:r>
        <w:r w:rsidDel="00E25CC9">
          <w:rPr>
            <w:spacing w:val="-3"/>
          </w:rPr>
          <w:delText xml:space="preserve"> </w:delText>
        </w:r>
        <w:r w:rsidDel="00E25CC9">
          <w:delText>không</w:delText>
        </w:r>
        <w:r w:rsidDel="00E25CC9">
          <w:rPr>
            <w:spacing w:val="-3"/>
          </w:rPr>
          <w:delText xml:space="preserve"> </w:delText>
        </w:r>
        <w:r w:rsidDel="00E25CC9">
          <w:delText>cần</w:delText>
        </w:r>
        <w:r w:rsidDel="00E25CC9">
          <w:rPr>
            <w:spacing w:val="-3"/>
          </w:rPr>
          <w:delText xml:space="preserve"> </w:delText>
        </w:r>
        <w:r w:rsidDel="00E25CC9">
          <w:delText>chờ</w:delText>
        </w:r>
        <w:r w:rsidDel="00E25CC9">
          <w:rPr>
            <w:spacing w:val="-3"/>
          </w:rPr>
          <w:delText xml:space="preserve"> </w:delText>
        </w:r>
        <w:r w:rsidDel="00E25CC9">
          <w:delText>đợi</w:delText>
        </w:r>
        <w:r w:rsidDel="00E25CC9">
          <w:rPr>
            <w:spacing w:val="-3"/>
          </w:rPr>
          <w:delText xml:space="preserve"> </w:delText>
        </w:r>
        <w:r w:rsidDel="00E25CC9">
          <w:delText>cho</w:delText>
        </w:r>
        <w:r w:rsidDel="00E25CC9">
          <w:rPr>
            <w:spacing w:val="-3"/>
          </w:rPr>
          <w:delText xml:space="preserve"> </w:delText>
        </w:r>
        <w:r w:rsidDel="00E25CC9">
          <w:delText>đến</w:delText>
        </w:r>
        <w:r w:rsidDel="00E25CC9">
          <w:rPr>
            <w:spacing w:val="-3"/>
          </w:rPr>
          <w:delText xml:space="preserve"> </w:delText>
        </w:r>
        <w:r w:rsidDel="00E25CC9">
          <w:delText>khi</w:delText>
        </w:r>
        <w:r w:rsidDel="00E25CC9">
          <w:rPr>
            <w:spacing w:val="-3"/>
          </w:rPr>
          <w:delText xml:space="preserve"> </w:delText>
        </w:r>
        <w:r w:rsidDel="00E25CC9">
          <w:delText>dịch vụ khác phản hồi.</w:delText>
        </w:r>
      </w:del>
    </w:p>
    <w:p w14:paraId="5FAE7579" w14:textId="4049E8BA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51" w:author="Admin" w:date="2024-04-23T08:22:00Z"/>
        </w:rPr>
        <w:pPrChange w:id="552" w:author="Admin" w:date="2024-04-23T08:29:00Z">
          <w:pPr>
            <w:pStyle w:val="BodyText"/>
            <w:ind w:left="820"/>
            <w:jc w:val="both"/>
          </w:pPr>
        </w:pPrChange>
      </w:pPr>
      <w:del w:id="553" w:author="Admin" w:date="2024-04-23T08:22:00Z">
        <w:r w:rsidDel="00E25CC9">
          <w:delText>Ví</w:delText>
        </w:r>
        <w:r w:rsidDel="00E25CC9">
          <w:rPr>
            <w:spacing w:val="-2"/>
          </w:rPr>
          <w:delText xml:space="preserve"> </w:delText>
        </w:r>
        <w:r w:rsidDel="00E25CC9">
          <w:rPr>
            <w:spacing w:val="-5"/>
          </w:rPr>
          <w:delText>dụ:</w:delText>
        </w:r>
      </w:del>
    </w:p>
    <w:p w14:paraId="42DD8BB5" w14:textId="6E71F75E" w:rsidR="0073184A" w:rsidDel="00E25CC9" w:rsidRDefault="0073184A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54" w:author="Admin" w:date="2024-04-23T08:22:00Z"/>
        </w:rPr>
        <w:sectPr w:rsidR="0073184A" w:rsidDel="00E25CC9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  <w:pPrChange w:id="555" w:author="Admin" w:date="2024-04-23T08:29:00Z">
          <w:pPr>
            <w:jc w:val="both"/>
          </w:pPr>
        </w:pPrChange>
      </w:pPr>
    </w:p>
    <w:p w14:paraId="4845760C" w14:textId="10CDC6C0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56" w:author="Admin" w:date="2024-04-23T08:22:00Z"/>
          <w:sz w:val="20"/>
        </w:rPr>
        <w:pPrChange w:id="557" w:author="Admin" w:date="2024-04-23T08:29:00Z">
          <w:pPr>
            <w:pStyle w:val="BodyText"/>
            <w:ind w:left="820"/>
          </w:pPr>
        </w:pPrChange>
      </w:pPr>
      <w:del w:id="558" w:author="Admin" w:date="2024-04-23T08:22:00Z">
        <w:r w:rsidDel="00E25CC9">
          <w:rPr>
            <w:noProof/>
            <w:sz w:val="20"/>
          </w:rPr>
          <w:drawing>
            <wp:inline distT="0" distB="0" distL="0" distR="0" wp14:anchorId="4018A8F2" wp14:editId="4F75644A">
              <wp:extent cx="5362575" cy="3314700"/>
              <wp:effectExtent l="0" t="0" r="0" b="0"/>
              <wp:docPr id="24" name="Imag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Image 24"/>
                      <pic:cNvPicPr/>
                    </pic:nvPicPr>
                    <pic:blipFill>
                      <a:blip r:embed="rId3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2575" cy="3314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BCE754A" w14:textId="5988EB68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59" w:author="Admin" w:date="2024-04-23T08:22:00Z"/>
        </w:rPr>
        <w:pPrChange w:id="560" w:author="Admin" w:date="2024-04-23T08:29:00Z">
          <w:pPr>
            <w:pStyle w:val="ListParagraph"/>
            <w:numPr>
              <w:numId w:val="3"/>
            </w:numPr>
            <w:spacing w:before="24" w:line="259" w:lineRule="auto"/>
            <w:ind w:left="820" w:right="1565" w:hanging="360"/>
            <w:jc w:val="both"/>
          </w:pPr>
        </w:pPrChange>
      </w:pPr>
      <w:del w:id="561" w:author="Admin" w:date="2024-04-23T08:22:00Z">
        <w:r w:rsidDel="00E25CC9">
          <w:delText>Callback</w:delText>
        </w:r>
        <w:r w:rsidDel="00E25CC9">
          <w:rPr>
            <w:spacing w:val="-4"/>
          </w:rPr>
          <w:delText xml:space="preserve"> </w:delText>
        </w:r>
        <w:r w:rsidDel="00E25CC9">
          <w:delText>Functions:</w:delText>
        </w:r>
        <w:r w:rsidDel="00E25CC9">
          <w:rPr>
            <w:spacing w:val="-9"/>
          </w:rPr>
          <w:delText xml:space="preserve"> </w:delText>
        </w:r>
        <w:r w:rsidDel="00E25CC9">
          <w:delText>Trong</w:delText>
        </w:r>
        <w:r w:rsidDel="00E25CC9">
          <w:rPr>
            <w:spacing w:val="-4"/>
          </w:rPr>
          <w:delText xml:space="preserve"> </w:delText>
        </w:r>
        <w:r w:rsidDel="00E25CC9">
          <w:delText>một</w:delText>
        </w:r>
        <w:r w:rsidDel="00E25CC9">
          <w:rPr>
            <w:spacing w:val="-4"/>
          </w:rPr>
          <w:delText xml:space="preserve"> </w:delText>
        </w:r>
        <w:r w:rsidDel="00E25CC9">
          <w:delText>số</w:delText>
        </w:r>
        <w:r w:rsidDel="00E25CC9">
          <w:rPr>
            <w:spacing w:val="-4"/>
          </w:rPr>
          <w:delText xml:space="preserve"> </w:delText>
        </w:r>
        <w:r w:rsidDel="00E25CC9">
          <w:delText>trường</w:delText>
        </w:r>
        <w:r w:rsidDel="00E25CC9">
          <w:rPr>
            <w:spacing w:val="-4"/>
          </w:rPr>
          <w:delText xml:space="preserve"> </w:delText>
        </w:r>
        <w:r w:rsidDel="00E25CC9">
          <w:delText>hợp,</w:delText>
        </w:r>
        <w:r w:rsidDel="00E25CC9">
          <w:rPr>
            <w:spacing w:val="-4"/>
          </w:rPr>
          <w:delText xml:space="preserve"> </w:delText>
        </w:r>
        <w:r w:rsidDel="00E25CC9">
          <w:delText>các</w:delText>
        </w:r>
        <w:r w:rsidDel="00E25CC9">
          <w:rPr>
            <w:spacing w:val="-4"/>
          </w:rPr>
          <w:delText xml:space="preserve"> </w:delText>
        </w:r>
        <w:r w:rsidDel="00E25CC9">
          <w:delText>dịch</w:delText>
        </w:r>
        <w:r w:rsidDel="00E25CC9">
          <w:rPr>
            <w:spacing w:val="-4"/>
          </w:rPr>
          <w:delText xml:space="preserve"> </w:delText>
        </w:r>
        <w:r w:rsidDel="00E25CC9">
          <w:delText>vụ</w:delText>
        </w:r>
        <w:r w:rsidDel="00E25CC9">
          <w:rPr>
            <w:spacing w:val="-4"/>
          </w:rPr>
          <w:delText xml:space="preserve"> </w:delText>
        </w:r>
        <w:r w:rsidDel="00E25CC9">
          <w:delText>có</w:delText>
        </w:r>
        <w:r w:rsidDel="00E25CC9">
          <w:rPr>
            <w:spacing w:val="-4"/>
          </w:rPr>
          <w:delText xml:space="preserve"> </w:delText>
        </w:r>
        <w:r w:rsidDel="00E25CC9">
          <w:delText>thể</w:delText>
        </w:r>
        <w:r w:rsidDel="00E25CC9">
          <w:rPr>
            <w:spacing w:val="-4"/>
          </w:rPr>
          <w:delText xml:space="preserve"> </w:delText>
        </w:r>
        <w:r w:rsidDel="00E25CC9">
          <w:delText>sử</w:delText>
        </w:r>
        <w:r w:rsidDel="00E25CC9">
          <w:rPr>
            <w:spacing w:val="-4"/>
          </w:rPr>
          <w:delText xml:space="preserve"> </w:delText>
        </w:r>
        <w:r w:rsidDel="00E25CC9">
          <w:delText>dụn</w:delText>
        </w:r>
        <w:r w:rsidDel="00E25CC9">
          <w:delText>g callback</w:delText>
        </w:r>
        <w:r w:rsidDel="00E25CC9">
          <w:rPr>
            <w:spacing w:val="-2"/>
          </w:rPr>
          <w:delText xml:space="preserve"> </w:delText>
        </w:r>
        <w:r w:rsidDel="00E25CC9">
          <w:delText>functions</w:delText>
        </w:r>
        <w:r w:rsidDel="00E25CC9">
          <w:rPr>
            <w:spacing w:val="-2"/>
          </w:rPr>
          <w:delText xml:space="preserve"> </w:delText>
        </w:r>
        <w:r w:rsidDel="00E25CC9">
          <w:delText>để</w:delText>
        </w:r>
        <w:r w:rsidDel="00E25CC9">
          <w:rPr>
            <w:spacing w:val="-2"/>
          </w:rPr>
          <w:delText xml:space="preserve"> </w:delText>
        </w:r>
        <w:r w:rsidDel="00E25CC9">
          <w:delText>thực</w:delText>
        </w:r>
        <w:r w:rsidDel="00E25CC9">
          <w:rPr>
            <w:spacing w:val="-2"/>
          </w:rPr>
          <w:delText xml:space="preserve"> </w:delText>
        </w:r>
        <w:r w:rsidDel="00E25CC9">
          <w:delText>hiện</w:delText>
        </w:r>
        <w:r w:rsidDel="00E25CC9">
          <w:rPr>
            <w:spacing w:val="-2"/>
          </w:rPr>
          <w:delText xml:space="preserve"> </w:delText>
        </w:r>
        <w:r w:rsidDel="00E25CC9">
          <w:delText>giao</w:delText>
        </w:r>
        <w:r w:rsidDel="00E25CC9">
          <w:rPr>
            <w:spacing w:val="-2"/>
          </w:rPr>
          <w:delText xml:space="preserve"> </w:delText>
        </w:r>
        <w:r w:rsidDel="00E25CC9">
          <w:delText>tiếp</w:delText>
        </w:r>
        <w:r w:rsidDel="00E25CC9">
          <w:rPr>
            <w:spacing w:val="-2"/>
          </w:rPr>
          <w:delText xml:space="preserve"> </w:delText>
        </w:r>
        <w:r w:rsidDel="00E25CC9">
          <w:delText>không</w:delText>
        </w:r>
        <w:r w:rsidDel="00E25CC9">
          <w:rPr>
            <w:spacing w:val="-2"/>
          </w:rPr>
          <w:delText xml:space="preserve"> </w:delText>
        </w:r>
        <w:r w:rsidDel="00E25CC9">
          <w:delText>đồng</w:delText>
        </w:r>
        <w:r w:rsidDel="00E25CC9">
          <w:rPr>
            <w:spacing w:val="-2"/>
          </w:rPr>
          <w:delText xml:space="preserve"> </w:delText>
        </w:r>
        <w:r w:rsidDel="00E25CC9">
          <w:delText>bộ.</w:delText>
        </w:r>
        <w:r w:rsidDel="00E25CC9">
          <w:rPr>
            <w:spacing w:val="-2"/>
          </w:rPr>
          <w:delText xml:space="preserve"> </w:delText>
        </w:r>
        <w:r w:rsidDel="00E25CC9">
          <w:delText>Dịch</w:delText>
        </w:r>
        <w:r w:rsidDel="00E25CC9">
          <w:rPr>
            <w:spacing w:val="-2"/>
          </w:rPr>
          <w:delText xml:space="preserve"> </w:delText>
        </w:r>
        <w:r w:rsidDel="00E25CC9">
          <w:delText>vụ</w:delText>
        </w:r>
        <w:r w:rsidDel="00E25CC9">
          <w:rPr>
            <w:spacing w:val="-2"/>
          </w:rPr>
          <w:delText xml:space="preserve"> </w:delText>
        </w:r>
        <w:r w:rsidDel="00E25CC9">
          <w:delText>gửi</w:delText>
        </w:r>
        <w:r w:rsidDel="00E25CC9">
          <w:rPr>
            <w:spacing w:val="-2"/>
          </w:rPr>
          <w:delText xml:space="preserve"> </w:delText>
        </w:r>
        <w:r w:rsidDel="00E25CC9">
          <w:delText>yêu cầu và chỉ định một hàm callback để xử lý kết quả khi nó được trả về.</w:delText>
        </w:r>
      </w:del>
    </w:p>
    <w:p w14:paraId="2A7663F0" w14:textId="6C156DDC" w:rsidR="0073184A" w:rsidDel="00E25CC9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del w:id="562" w:author="Admin" w:date="2024-04-23T08:22:00Z"/>
        </w:rPr>
        <w:pPrChange w:id="563" w:author="Admin" w:date="2024-04-23T08:29:00Z">
          <w:pPr>
            <w:pStyle w:val="BodyText"/>
            <w:spacing w:line="320" w:lineRule="exact"/>
            <w:ind w:left="820"/>
            <w:jc w:val="both"/>
          </w:pPr>
        </w:pPrChange>
      </w:pPr>
      <w:del w:id="564" w:author="Admin" w:date="2024-04-23T08:22:00Z">
        <w:r w:rsidDel="00E25CC9">
          <w:rPr>
            <w:noProof/>
          </w:rPr>
          <w:drawing>
            <wp:anchor distT="0" distB="0" distL="0" distR="0" simplePos="0" relativeHeight="251662336" behindDoc="1" locked="0" layoutInCell="1" allowOverlap="1" wp14:anchorId="26AD4389" wp14:editId="65953C7A">
              <wp:simplePos x="0" y="0"/>
              <wp:positionH relativeFrom="page">
                <wp:posOffset>1371600</wp:posOffset>
              </wp:positionH>
              <wp:positionV relativeFrom="paragraph">
                <wp:posOffset>221074</wp:posOffset>
              </wp:positionV>
              <wp:extent cx="5505450" cy="2657475"/>
              <wp:effectExtent l="0" t="0" r="0" b="0"/>
              <wp:wrapTopAndBottom/>
              <wp:docPr id="25" name="Imag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Image 25"/>
                      <pic:cNvPicPr/>
                    </pic:nvPicPr>
                    <pic:blipFill>
                      <a:blip r:embed="rId3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2657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Del="00E25CC9">
          <w:delText>Ví</w:delText>
        </w:r>
        <w:r w:rsidDel="00E25CC9">
          <w:rPr>
            <w:spacing w:val="-2"/>
          </w:rPr>
          <w:delText xml:space="preserve"> </w:delText>
        </w:r>
        <w:r w:rsidDel="00E25CC9">
          <w:rPr>
            <w:spacing w:val="-5"/>
          </w:rPr>
          <w:delText>dụ:</w:delText>
        </w:r>
      </w:del>
    </w:p>
    <w:p w14:paraId="1AE4AFAD" w14:textId="77777777" w:rsidR="0073184A" w:rsidRDefault="006D4F62" w:rsidP="00CA4EF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b/>
        </w:rPr>
        <w:pPrChange w:id="565" w:author="Admin" w:date="2024-04-23T08:29:00Z">
          <w:pPr>
            <w:pStyle w:val="ListParagraph"/>
            <w:numPr>
              <w:numId w:val="11"/>
            </w:numPr>
            <w:spacing w:before="40" w:line="256" w:lineRule="auto"/>
            <w:ind w:left="1026" w:right="1355" w:hanging="633"/>
          </w:pPr>
        </w:pPrChange>
      </w:pPr>
      <w:r>
        <w:rPr>
          <w:b/>
        </w:rPr>
        <w:t>Trình</w:t>
      </w:r>
      <w:r>
        <w:rPr>
          <w:b/>
          <w:spacing w:val="-6"/>
        </w:rPr>
        <w:t xml:space="preserve"> </w:t>
      </w:r>
      <w:r>
        <w:rPr>
          <w:b/>
        </w:rPr>
        <w:t>bày</w:t>
      </w:r>
      <w:r>
        <w:rPr>
          <w:b/>
          <w:spacing w:val="-6"/>
        </w:rPr>
        <w:t xml:space="preserve"> </w:t>
      </w:r>
      <w:r>
        <w:rPr>
          <w:b/>
        </w:rPr>
        <w:t>sử</w:t>
      </w:r>
      <w:r>
        <w:rPr>
          <w:b/>
          <w:spacing w:val="-6"/>
        </w:rPr>
        <w:t xml:space="preserve"> </w:t>
      </w:r>
      <w:r>
        <w:rPr>
          <w:b/>
        </w:rPr>
        <w:t>dụng</w:t>
      </w:r>
      <w:r>
        <w:rPr>
          <w:b/>
          <w:spacing w:val="-6"/>
        </w:rPr>
        <w:t xml:space="preserve"> </w:t>
      </w:r>
      <w:r>
        <w:rPr>
          <w:b/>
        </w:rPr>
        <w:t>các</w:t>
      </w:r>
      <w:r>
        <w:rPr>
          <w:b/>
          <w:spacing w:val="-6"/>
        </w:rPr>
        <w:t xml:space="preserve"> </w:t>
      </w:r>
      <w:r>
        <w:rPr>
          <w:b/>
        </w:rPr>
        <w:t>dạng</w:t>
      </w:r>
      <w:r>
        <w:rPr>
          <w:b/>
          <w:spacing w:val="-6"/>
        </w:rPr>
        <w:t xml:space="preserve"> </w:t>
      </w:r>
      <w:r>
        <w:rPr>
          <w:b/>
        </w:rPr>
        <w:t>communication</w:t>
      </w:r>
      <w:r>
        <w:rPr>
          <w:b/>
          <w:spacing w:val="-6"/>
        </w:rPr>
        <w:t xml:space="preserve"> </w:t>
      </w:r>
      <w:r>
        <w:rPr>
          <w:b/>
        </w:rPr>
        <w:t>giữa</w:t>
      </w:r>
      <w:r>
        <w:rPr>
          <w:b/>
          <w:spacing w:val="-6"/>
        </w:rPr>
        <w:t xml:space="preserve"> </w:t>
      </w:r>
      <w:r>
        <w:rPr>
          <w:b/>
        </w:rPr>
        <w:t>các</w:t>
      </w:r>
      <w:r>
        <w:rPr>
          <w:b/>
          <w:spacing w:val="-6"/>
        </w:rPr>
        <w:t xml:space="preserve"> </w:t>
      </w:r>
      <w:r>
        <w:rPr>
          <w:b/>
        </w:rPr>
        <w:t>service</w:t>
      </w:r>
      <w:r>
        <w:rPr>
          <w:b/>
          <w:spacing w:val="-6"/>
        </w:rPr>
        <w:t xml:space="preserve"> </w:t>
      </w:r>
      <w:r>
        <w:rPr>
          <w:b/>
        </w:rPr>
        <w:t>với</w:t>
      </w:r>
      <w:r>
        <w:rPr>
          <w:b/>
          <w:spacing w:val="-6"/>
        </w:rPr>
        <w:t xml:space="preserve"> </w:t>
      </w:r>
      <w:r>
        <w:rPr>
          <w:b/>
        </w:rPr>
        <w:t>code cho hệ ecomSys.</w:t>
      </w:r>
    </w:p>
    <w:p w14:paraId="51FC1EE7" w14:textId="77777777" w:rsidR="006F7396" w:rsidRPr="006F7396" w:rsidRDefault="006F7396" w:rsidP="006F7396">
      <w:pPr>
        <w:pStyle w:val="BodyText"/>
        <w:rPr>
          <w:ins w:id="566" w:author="Admin" w:date="2024-04-23T08:30:00Z"/>
          <w:i/>
          <w:iCs/>
          <w:rPrChange w:id="567" w:author="Admin" w:date="2024-04-23T08:31:00Z">
            <w:rPr>
              <w:ins w:id="568" w:author="Admin" w:date="2024-04-23T08:30:00Z"/>
            </w:rPr>
          </w:rPrChange>
        </w:rPr>
        <w:pPrChange w:id="569" w:author="Admin" w:date="2024-04-23T08:30:00Z">
          <w:pPr>
            <w:pStyle w:val="BodyText"/>
            <w:ind w:left="100"/>
          </w:pPr>
        </w:pPrChange>
      </w:pPr>
      <w:ins w:id="570" w:author="Admin" w:date="2024-04-23T08:30:00Z">
        <w:r w:rsidRPr="006F7396">
          <w:rPr>
            <w:i/>
            <w:iCs/>
            <w:rPrChange w:id="571" w:author="Admin" w:date="2024-04-23T08:31:00Z">
              <w:rPr/>
            </w:rPrChange>
          </w:rPr>
          <w:t>Giao</w:t>
        </w:r>
        <w:r w:rsidRPr="006F7396">
          <w:rPr>
            <w:i/>
            <w:iCs/>
            <w:spacing w:val="-1"/>
            <w:rPrChange w:id="572" w:author="Admin" w:date="2024-04-23T08:31:00Z">
              <w:rPr>
                <w:spacing w:val="-1"/>
              </w:rPr>
            </w:rPrChange>
          </w:rPr>
          <w:t xml:space="preserve"> </w:t>
        </w:r>
        <w:r w:rsidRPr="006F7396">
          <w:rPr>
            <w:i/>
            <w:iCs/>
            <w:rPrChange w:id="573" w:author="Admin" w:date="2024-04-23T08:31:00Z">
              <w:rPr/>
            </w:rPrChange>
          </w:rPr>
          <w:t>tiếp</w:t>
        </w:r>
        <w:r w:rsidRPr="006F7396">
          <w:rPr>
            <w:i/>
            <w:iCs/>
            <w:spacing w:val="-1"/>
            <w:rPrChange w:id="574" w:author="Admin" w:date="2024-04-23T08:31:00Z">
              <w:rPr>
                <w:spacing w:val="-1"/>
              </w:rPr>
            </w:rPrChange>
          </w:rPr>
          <w:t xml:space="preserve"> </w:t>
        </w:r>
        <w:r w:rsidRPr="006F7396">
          <w:rPr>
            <w:i/>
            <w:iCs/>
            <w:rPrChange w:id="575" w:author="Admin" w:date="2024-04-23T08:31:00Z">
              <w:rPr/>
            </w:rPrChange>
          </w:rPr>
          <w:t>bất</w:t>
        </w:r>
        <w:r w:rsidRPr="006F7396">
          <w:rPr>
            <w:i/>
            <w:iCs/>
            <w:spacing w:val="-1"/>
            <w:rPrChange w:id="576" w:author="Admin" w:date="2024-04-23T08:31:00Z">
              <w:rPr>
                <w:spacing w:val="-1"/>
              </w:rPr>
            </w:rPrChange>
          </w:rPr>
          <w:t xml:space="preserve"> </w:t>
        </w:r>
        <w:r w:rsidRPr="006F7396">
          <w:rPr>
            <w:i/>
            <w:iCs/>
            <w:rPrChange w:id="577" w:author="Admin" w:date="2024-04-23T08:31:00Z">
              <w:rPr/>
            </w:rPrChange>
          </w:rPr>
          <w:t>đồng</w:t>
        </w:r>
        <w:r w:rsidRPr="006F7396">
          <w:rPr>
            <w:i/>
            <w:iCs/>
            <w:spacing w:val="-1"/>
            <w:rPrChange w:id="578" w:author="Admin" w:date="2024-04-23T08:31:00Z">
              <w:rPr>
                <w:spacing w:val="-1"/>
              </w:rPr>
            </w:rPrChange>
          </w:rPr>
          <w:t xml:space="preserve"> </w:t>
        </w:r>
        <w:r w:rsidRPr="006F7396">
          <w:rPr>
            <w:i/>
            <w:iCs/>
            <w:spacing w:val="-5"/>
            <w:rPrChange w:id="579" w:author="Admin" w:date="2024-04-23T08:31:00Z">
              <w:rPr>
                <w:spacing w:val="-5"/>
              </w:rPr>
            </w:rPrChange>
          </w:rPr>
          <w:t>bộ:</w:t>
        </w:r>
      </w:ins>
    </w:p>
    <w:p w14:paraId="2A662B27" w14:textId="17744981" w:rsidR="006F7396" w:rsidRPr="006F7396" w:rsidRDefault="006F7396" w:rsidP="006F7396">
      <w:pPr>
        <w:pStyle w:val="ListParagraph"/>
        <w:numPr>
          <w:ilvl w:val="0"/>
          <w:numId w:val="17"/>
        </w:numPr>
        <w:tabs>
          <w:tab w:val="left" w:pos="820"/>
        </w:tabs>
        <w:spacing w:before="48" w:line="276" w:lineRule="auto"/>
        <w:ind w:right="163"/>
        <w:rPr>
          <w:ins w:id="580" w:author="Admin" w:date="2024-04-23T08:30:00Z"/>
          <w:sz w:val="28"/>
          <w:szCs w:val="28"/>
          <w:rPrChange w:id="581" w:author="Admin" w:date="2024-04-23T08:30:00Z">
            <w:rPr>
              <w:ins w:id="582" w:author="Admin" w:date="2024-04-23T08:30:00Z"/>
            </w:rPr>
          </w:rPrChange>
        </w:rPr>
        <w:pPrChange w:id="583" w:author="Admin" w:date="2024-04-23T08:30:00Z">
          <w:pPr>
            <w:pStyle w:val="BodyText"/>
            <w:spacing w:before="62" w:line="276" w:lineRule="auto"/>
            <w:ind w:left="820" w:right="158"/>
            <w:jc w:val="both"/>
          </w:pPr>
        </w:pPrChange>
      </w:pPr>
      <w:ins w:id="584" w:author="Admin" w:date="2024-04-23T08:30:00Z">
        <w:r>
          <w:rPr>
            <w:sz w:val="28"/>
          </w:rPr>
          <w:t>Payment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service: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cần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đợi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người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dùng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xác</w:t>
        </w:r>
        <w:r>
          <w:rPr>
            <w:spacing w:val="26"/>
            <w:sz w:val="28"/>
          </w:rPr>
          <w:t xml:space="preserve"> </w:t>
        </w:r>
        <w:r>
          <w:rPr>
            <w:sz w:val="28"/>
          </w:rPr>
          <w:t>nhận</w:t>
        </w:r>
        <w:r>
          <w:rPr>
            <w:spacing w:val="26"/>
            <w:sz w:val="28"/>
          </w:rPr>
          <w:t xml:space="preserve"> </w:t>
        </w:r>
        <w:r>
          <w:rPr>
            <w:sz w:val="28"/>
          </w:rPr>
          <w:t>thanh</w:t>
        </w:r>
        <w:r>
          <w:rPr>
            <w:spacing w:val="26"/>
            <w:sz w:val="28"/>
          </w:rPr>
          <w:t xml:space="preserve"> </w:t>
        </w:r>
        <w:r>
          <w:rPr>
            <w:sz w:val="28"/>
          </w:rPr>
          <w:t>toán</w:t>
        </w:r>
        <w:r>
          <w:rPr>
            <w:spacing w:val="26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26"/>
            <w:sz w:val="28"/>
          </w:rPr>
          <w:t xml:space="preserve"> </w:t>
        </w:r>
        <w:r>
          <w:rPr>
            <w:sz w:val="28"/>
          </w:rPr>
          <w:t>xác</w:t>
        </w:r>
        <w:r>
          <w:rPr>
            <w:spacing w:val="26"/>
            <w:sz w:val="28"/>
          </w:rPr>
          <w:t xml:space="preserve"> </w:t>
        </w:r>
        <w:r>
          <w:rPr>
            <w:sz w:val="28"/>
          </w:rPr>
          <w:t>thực được</w:t>
        </w:r>
        <w:r>
          <w:rPr>
            <w:spacing w:val="57"/>
            <w:sz w:val="28"/>
          </w:rPr>
          <w:t xml:space="preserve"> </w:t>
        </w:r>
        <w:r>
          <w:rPr>
            <w:sz w:val="28"/>
          </w:rPr>
          <w:t>người</w:t>
        </w:r>
        <w:r>
          <w:rPr>
            <w:spacing w:val="57"/>
            <w:sz w:val="28"/>
          </w:rPr>
          <w:t xml:space="preserve"> </w:t>
        </w:r>
        <w:r>
          <w:rPr>
            <w:sz w:val="28"/>
          </w:rPr>
          <w:t>dùng</w:t>
        </w:r>
        <w:r>
          <w:rPr>
            <w:spacing w:val="57"/>
            <w:sz w:val="28"/>
          </w:rPr>
          <w:t xml:space="preserve"> </w:t>
        </w:r>
        <w:r>
          <w:rPr>
            <w:sz w:val="28"/>
          </w:rPr>
          <w:t>mới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bắt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đầu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thanh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toán.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cần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đợi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hệ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thống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xử</w:t>
        </w:r>
        <w:r>
          <w:rPr>
            <w:spacing w:val="40"/>
            <w:sz w:val="28"/>
          </w:rPr>
          <w:t xml:space="preserve"> </w:t>
        </w:r>
        <w:r>
          <w:rPr>
            <w:sz w:val="28"/>
          </w:rPr>
          <w:t>lý</w:t>
        </w:r>
        <w:r>
          <w:rPr>
            <w:sz w:val="28"/>
            <w:lang w:val="en-US"/>
          </w:rPr>
          <w:t xml:space="preserve"> </w:t>
        </w:r>
        <w:r w:rsidRPr="006F7396">
          <w:rPr>
            <w:sz w:val="28"/>
            <w:szCs w:val="28"/>
            <w:rPrChange w:id="585" w:author="Admin" w:date="2024-04-23T08:30:00Z">
              <w:rPr/>
            </w:rPrChange>
          </w:rPr>
          <w:t>thanh toán</w:t>
        </w:r>
        <w:r w:rsidRPr="006F7396">
          <w:rPr>
            <w:spacing w:val="-3"/>
            <w:sz w:val="28"/>
            <w:szCs w:val="28"/>
            <w:rPrChange w:id="586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587" w:author="Admin" w:date="2024-04-23T08:30:00Z">
              <w:rPr/>
            </w:rPrChange>
          </w:rPr>
          <w:t>xong</w:t>
        </w:r>
        <w:r w:rsidRPr="006F7396">
          <w:rPr>
            <w:spacing w:val="-3"/>
            <w:sz w:val="28"/>
            <w:szCs w:val="28"/>
            <w:rPrChange w:id="588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589" w:author="Admin" w:date="2024-04-23T08:30:00Z">
              <w:rPr/>
            </w:rPrChange>
          </w:rPr>
          <w:t>mới</w:t>
        </w:r>
        <w:r w:rsidRPr="006F7396">
          <w:rPr>
            <w:spacing w:val="-3"/>
            <w:sz w:val="28"/>
            <w:szCs w:val="28"/>
            <w:rPrChange w:id="590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591" w:author="Admin" w:date="2024-04-23T08:30:00Z">
              <w:rPr/>
            </w:rPrChange>
          </w:rPr>
          <w:t>có</w:t>
        </w:r>
        <w:r w:rsidRPr="006F7396">
          <w:rPr>
            <w:spacing w:val="-3"/>
            <w:sz w:val="28"/>
            <w:szCs w:val="28"/>
            <w:rPrChange w:id="592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593" w:author="Admin" w:date="2024-04-23T08:30:00Z">
              <w:rPr/>
            </w:rPrChange>
          </w:rPr>
          <w:t>thể</w:t>
        </w:r>
        <w:r w:rsidRPr="006F7396">
          <w:rPr>
            <w:spacing w:val="-3"/>
            <w:sz w:val="28"/>
            <w:szCs w:val="28"/>
            <w:rPrChange w:id="594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595" w:author="Admin" w:date="2024-04-23T08:30:00Z">
              <w:rPr/>
            </w:rPrChange>
          </w:rPr>
          <w:t>lấy</w:t>
        </w:r>
        <w:r w:rsidRPr="006F7396">
          <w:rPr>
            <w:spacing w:val="-3"/>
            <w:sz w:val="28"/>
            <w:szCs w:val="28"/>
            <w:rPrChange w:id="596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597" w:author="Admin" w:date="2024-04-23T08:30:00Z">
              <w:rPr/>
            </w:rPrChange>
          </w:rPr>
          <w:t>được</w:t>
        </w:r>
        <w:r w:rsidRPr="006F7396">
          <w:rPr>
            <w:spacing w:val="-3"/>
            <w:sz w:val="28"/>
            <w:szCs w:val="28"/>
            <w:rPrChange w:id="598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599" w:author="Admin" w:date="2024-04-23T08:30:00Z">
              <w:rPr/>
            </w:rPrChange>
          </w:rPr>
          <w:t>trạng</w:t>
        </w:r>
        <w:r w:rsidRPr="006F7396">
          <w:rPr>
            <w:spacing w:val="-3"/>
            <w:sz w:val="28"/>
            <w:szCs w:val="28"/>
            <w:rPrChange w:id="600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601" w:author="Admin" w:date="2024-04-23T08:30:00Z">
              <w:rPr/>
            </w:rPrChange>
          </w:rPr>
          <w:t>thái</w:t>
        </w:r>
        <w:r w:rsidRPr="006F7396">
          <w:rPr>
            <w:spacing w:val="-3"/>
            <w:sz w:val="28"/>
            <w:szCs w:val="28"/>
            <w:rPrChange w:id="602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603" w:author="Admin" w:date="2024-04-23T08:30:00Z">
              <w:rPr/>
            </w:rPrChange>
          </w:rPr>
          <w:t>thanh</w:t>
        </w:r>
        <w:r w:rsidRPr="006F7396">
          <w:rPr>
            <w:spacing w:val="-3"/>
            <w:sz w:val="28"/>
            <w:szCs w:val="28"/>
            <w:rPrChange w:id="604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605" w:author="Admin" w:date="2024-04-23T08:30:00Z">
              <w:rPr/>
            </w:rPrChange>
          </w:rPr>
          <w:t>toán</w:t>
        </w:r>
        <w:r w:rsidRPr="006F7396">
          <w:rPr>
            <w:spacing w:val="-3"/>
            <w:sz w:val="28"/>
            <w:szCs w:val="28"/>
            <w:rPrChange w:id="606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607" w:author="Admin" w:date="2024-04-23T08:30:00Z">
              <w:rPr/>
            </w:rPrChange>
          </w:rPr>
          <w:t>và</w:t>
        </w:r>
        <w:r w:rsidRPr="006F7396">
          <w:rPr>
            <w:spacing w:val="-3"/>
            <w:sz w:val="28"/>
            <w:szCs w:val="28"/>
            <w:rPrChange w:id="608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609" w:author="Admin" w:date="2024-04-23T08:30:00Z">
              <w:rPr/>
            </w:rPrChange>
          </w:rPr>
          <w:t>update</w:t>
        </w:r>
        <w:r w:rsidRPr="006F7396">
          <w:rPr>
            <w:spacing w:val="-3"/>
            <w:sz w:val="28"/>
            <w:szCs w:val="28"/>
            <w:rPrChange w:id="610" w:author="Admin" w:date="2024-04-23T08:30:00Z">
              <w:rPr>
                <w:spacing w:val="-3"/>
              </w:rPr>
            </w:rPrChange>
          </w:rPr>
          <w:t xml:space="preserve"> </w:t>
        </w:r>
        <w:r w:rsidRPr="006F7396">
          <w:rPr>
            <w:sz w:val="28"/>
            <w:szCs w:val="28"/>
            <w:rPrChange w:id="611" w:author="Admin" w:date="2024-04-23T08:30:00Z">
              <w:rPr/>
            </w:rPrChange>
          </w:rPr>
          <w:t>trạng thái thanh toán</w:t>
        </w:r>
      </w:ins>
    </w:p>
    <w:p w14:paraId="2C924505" w14:textId="77777777" w:rsidR="006F7396" w:rsidRDefault="006F7396" w:rsidP="006F7396">
      <w:pPr>
        <w:pStyle w:val="ListParagraph"/>
        <w:numPr>
          <w:ilvl w:val="0"/>
          <w:numId w:val="17"/>
        </w:numPr>
        <w:tabs>
          <w:tab w:val="left" w:pos="820"/>
        </w:tabs>
        <w:spacing w:line="276" w:lineRule="auto"/>
        <w:ind w:right="162"/>
        <w:jc w:val="both"/>
        <w:rPr>
          <w:ins w:id="612" w:author="Admin" w:date="2024-04-23T08:30:00Z"/>
          <w:sz w:val="28"/>
        </w:rPr>
      </w:pPr>
      <w:ins w:id="613" w:author="Admin" w:date="2024-04-23T08:30:00Z">
        <w:r>
          <w:rPr>
            <w:sz w:val="28"/>
          </w:rPr>
          <w:t>Search service: các api search book của service book, search clothes của service clothes, search mobile của service mobile có thể thực hiện bất đồng bộ sau khi nhận được từ khóa</w:t>
        </w:r>
      </w:ins>
    </w:p>
    <w:p w14:paraId="026EA018" w14:textId="77777777" w:rsidR="006F7396" w:rsidRDefault="006F7396" w:rsidP="006F7396">
      <w:pPr>
        <w:pStyle w:val="ListParagraph"/>
        <w:numPr>
          <w:ilvl w:val="0"/>
          <w:numId w:val="17"/>
        </w:numPr>
        <w:tabs>
          <w:tab w:val="left" w:pos="819"/>
        </w:tabs>
        <w:ind w:left="819" w:hanging="359"/>
        <w:jc w:val="both"/>
        <w:rPr>
          <w:ins w:id="614" w:author="Admin" w:date="2024-04-23T08:30:00Z"/>
          <w:sz w:val="28"/>
        </w:rPr>
      </w:pPr>
      <w:ins w:id="615" w:author="Admin" w:date="2024-04-23T08:30:00Z">
        <w:r>
          <w:rPr>
            <w:sz w:val="28"/>
          </w:rPr>
          <w:t>User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service: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chỉ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cần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đợi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mỗi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api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trả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về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nên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áp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dụng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bất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đồng</w:t>
        </w:r>
        <w:r>
          <w:rPr>
            <w:spacing w:val="-1"/>
            <w:sz w:val="28"/>
          </w:rPr>
          <w:t xml:space="preserve"> </w:t>
        </w:r>
        <w:r>
          <w:rPr>
            <w:spacing w:val="-5"/>
            <w:sz w:val="28"/>
          </w:rPr>
          <w:t>bộ</w:t>
        </w:r>
      </w:ins>
    </w:p>
    <w:p w14:paraId="690072F0" w14:textId="77777777" w:rsidR="006F7396" w:rsidRDefault="006F7396" w:rsidP="006F7396">
      <w:pPr>
        <w:pStyle w:val="ListParagraph"/>
        <w:numPr>
          <w:ilvl w:val="0"/>
          <w:numId w:val="17"/>
        </w:numPr>
        <w:tabs>
          <w:tab w:val="left" w:pos="819"/>
        </w:tabs>
        <w:spacing w:before="48"/>
        <w:ind w:left="819" w:hanging="359"/>
        <w:jc w:val="both"/>
        <w:rPr>
          <w:ins w:id="616" w:author="Admin" w:date="2024-04-23T08:30:00Z"/>
          <w:sz w:val="28"/>
        </w:rPr>
      </w:pPr>
      <w:ins w:id="617" w:author="Admin" w:date="2024-04-23T08:30:00Z">
        <w:r>
          <w:rPr>
            <w:sz w:val="28"/>
          </w:rPr>
          <w:t>Book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service: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thực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hiện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bất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đồng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bộ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vì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chỉ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việc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lấy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1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api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duy</w:t>
        </w:r>
        <w:r>
          <w:rPr>
            <w:spacing w:val="-1"/>
            <w:sz w:val="28"/>
          </w:rPr>
          <w:t xml:space="preserve"> </w:t>
        </w:r>
        <w:r>
          <w:rPr>
            <w:spacing w:val="-2"/>
            <w:sz w:val="28"/>
          </w:rPr>
          <w:t>nhất.</w:t>
        </w:r>
      </w:ins>
    </w:p>
    <w:p w14:paraId="51464033" w14:textId="143F1F5D" w:rsidR="006F7396" w:rsidRDefault="006F7396" w:rsidP="006F7396">
      <w:pPr>
        <w:pStyle w:val="ListParagraph"/>
        <w:numPr>
          <w:ilvl w:val="0"/>
          <w:numId w:val="17"/>
        </w:numPr>
        <w:tabs>
          <w:tab w:val="left" w:pos="819"/>
        </w:tabs>
        <w:spacing w:before="49" w:line="276" w:lineRule="auto"/>
        <w:ind w:left="100" w:right="3060" w:firstLine="360"/>
        <w:jc w:val="both"/>
        <w:rPr>
          <w:ins w:id="618" w:author="Admin" w:date="2024-04-23T08:30:00Z"/>
          <w:sz w:val="28"/>
        </w:rPr>
      </w:pPr>
      <w:ins w:id="619" w:author="Admin" w:date="2024-04-23T08:30:00Z">
        <w:r>
          <w:rPr>
            <w:sz w:val="28"/>
          </w:rPr>
          <w:t>Tương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tự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với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Clothes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service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và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Mobile</w:t>
        </w:r>
        <w:r>
          <w:rPr>
            <w:spacing w:val="-6"/>
            <w:sz w:val="28"/>
          </w:rPr>
          <w:t xml:space="preserve"> </w:t>
        </w:r>
        <w:r w:rsidRPr="006F7396">
          <w:rPr>
            <w:i/>
            <w:iCs/>
            <w:sz w:val="28"/>
            <w:rPrChange w:id="620" w:author="Admin" w:date="2024-04-23T08:31:00Z">
              <w:rPr>
                <w:sz w:val="28"/>
              </w:rPr>
            </w:rPrChange>
          </w:rPr>
          <w:t>Service Giao tiếp đồng bộ:</w:t>
        </w:r>
      </w:ins>
    </w:p>
    <w:p w14:paraId="0F19BB4C" w14:textId="77777777" w:rsidR="006F7396" w:rsidRDefault="006F7396" w:rsidP="006F7396">
      <w:pPr>
        <w:pStyle w:val="ListParagraph"/>
        <w:numPr>
          <w:ilvl w:val="0"/>
          <w:numId w:val="17"/>
        </w:numPr>
        <w:tabs>
          <w:tab w:val="left" w:pos="820"/>
        </w:tabs>
        <w:spacing w:line="276" w:lineRule="auto"/>
        <w:ind w:right="164"/>
        <w:jc w:val="both"/>
        <w:rPr>
          <w:ins w:id="621" w:author="Admin" w:date="2024-04-23T08:30:00Z"/>
          <w:sz w:val="28"/>
        </w:rPr>
      </w:pPr>
      <w:ins w:id="622" w:author="Admin" w:date="2024-04-23T08:30:00Z">
        <w:r>
          <w:rPr>
            <w:sz w:val="28"/>
          </w:rPr>
          <w:t>Order Service: Phải lấy được thông tin order trong getOrder() thì mới có thể lấy được các thông tin về sản phẩm trong Order</w:t>
        </w:r>
      </w:ins>
    </w:p>
    <w:p w14:paraId="6933131F" w14:textId="403CA2B0" w:rsidR="006F7396" w:rsidRDefault="006F7396" w:rsidP="006F7396">
      <w:pPr>
        <w:pStyle w:val="ListParagraph"/>
        <w:numPr>
          <w:ilvl w:val="0"/>
          <w:numId w:val="17"/>
        </w:numPr>
        <w:tabs>
          <w:tab w:val="left" w:pos="820"/>
        </w:tabs>
        <w:spacing w:line="276" w:lineRule="auto"/>
        <w:ind w:right="158"/>
        <w:jc w:val="both"/>
        <w:rPr>
          <w:ins w:id="623" w:author="Admin" w:date="2024-04-23T08:31:00Z"/>
          <w:sz w:val="28"/>
        </w:rPr>
      </w:pPr>
      <w:ins w:id="624" w:author="Admin" w:date="2024-04-23T08:30:00Z">
        <w:r>
          <w:rPr>
            <w:sz w:val="28"/>
          </w:rPr>
          <w:t>Cart service: Trong phương thức thêm giỏ hàng cần phải đẩy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dữ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liệu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lên, sau đó mới có thể tiến hàng lấy tất cả các sản phẩm trong cart hiện tại</w:t>
        </w:r>
      </w:ins>
    </w:p>
    <w:p w14:paraId="3D43AE72" w14:textId="2F471FF6" w:rsidR="00202E2C" w:rsidRDefault="00CA5C12" w:rsidP="00202E2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ins w:id="625" w:author="Admin" w:date="2024-04-23T08:32:00Z"/>
          <w:b/>
        </w:rPr>
      </w:pPr>
      <w:ins w:id="626" w:author="Admin" w:date="2024-04-23T08:32:00Z">
        <w:r w:rsidRPr="00CA5C12">
          <w:rPr>
            <w:b/>
          </w:rPr>
          <w:t>Xây dựng biểu đồ activity cho tương tác giữ các services</w:t>
        </w:r>
      </w:ins>
    </w:p>
    <w:p w14:paraId="56A1EC32" w14:textId="1466CC87" w:rsidR="00CA5C12" w:rsidRPr="0073219D" w:rsidRDefault="00CA5C12" w:rsidP="00202E2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ins w:id="627" w:author="Admin" w:date="2024-04-23T08:42:00Z"/>
          <w:b/>
          <w:rPrChange w:id="628" w:author="Admin" w:date="2024-04-23T08:42:00Z">
            <w:rPr>
              <w:ins w:id="629" w:author="Admin" w:date="2024-04-23T08:42:00Z"/>
              <w:b/>
              <w:lang w:val="en-US"/>
            </w:rPr>
          </w:rPrChange>
        </w:rPr>
      </w:pPr>
      <w:ins w:id="630" w:author="Admin" w:date="2024-04-23T08:33:00Z">
        <w:r w:rsidRPr="00CA5C12">
          <w:rPr>
            <w:b/>
            <w:lang w:val="en-US"/>
          </w:rPr>
          <w:t>Xây dựng Biểu đồ lớp Phân tích cho từng service riêng</w:t>
        </w:r>
        <w:r>
          <w:rPr>
            <w:b/>
            <w:lang w:val="en-US"/>
          </w:rPr>
          <w:t xml:space="preserve"> lẻ</w:t>
        </w:r>
      </w:ins>
    </w:p>
    <w:p w14:paraId="46C12305" w14:textId="11BC81F2" w:rsidR="0073219D" w:rsidRPr="00CA5C12" w:rsidRDefault="0073219D" w:rsidP="0073219D">
      <w:pPr>
        <w:pStyle w:val="BodyText"/>
        <w:spacing w:before="240"/>
        <w:ind w:right="-1"/>
        <w:rPr>
          <w:ins w:id="631" w:author="Admin" w:date="2024-04-23T08:33:00Z"/>
          <w:b/>
          <w:rPrChange w:id="632" w:author="Admin" w:date="2024-04-23T08:33:00Z">
            <w:rPr>
              <w:ins w:id="633" w:author="Admin" w:date="2024-04-23T08:33:00Z"/>
              <w:b/>
              <w:lang w:val="en-US"/>
            </w:rPr>
          </w:rPrChange>
        </w:rPr>
        <w:pPrChange w:id="634" w:author="Admin" w:date="2024-04-23T08:42:00Z">
          <w:pPr>
            <w:pStyle w:val="BodyText"/>
            <w:numPr>
              <w:numId w:val="11"/>
            </w:numPr>
            <w:spacing w:before="240"/>
            <w:ind w:right="-1"/>
          </w:pPr>
        </w:pPrChange>
      </w:pPr>
      <w:ins w:id="635" w:author="Admin" w:date="2024-04-23T08:42:00Z">
        <w:r>
          <w:rPr>
            <w:noProof/>
          </w:rPr>
          <w:lastRenderedPageBreak/>
          <w:drawing>
            <wp:inline distT="0" distB="0" distL="0" distR="0" wp14:anchorId="07D1D48B" wp14:editId="17D391BE">
              <wp:extent cx="5057143" cy="5638095"/>
              <wp:effectExtent l="0" t="0" r="0" b="1270"/>
              <wp:docPr id="193023968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30239684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57143" cy="56380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725A7C" w14:textId="40D696EC" w:rsidR="00B46B55" w:rsidRPr="00B46B55" w:rsidRDefault="00996BF6" w:rsidP="00B46B55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ins w:id="636" w:author="Admin" w:date="2024-04-23T08:39:00Z"/>
          <w:b/>
          <w:rPrChange w:id="637" w:author="Admin" w:date="2024-04-23T08:44:00Z">
            <w:rPr>
              <w:ins w:id="638" w:author="Admin" w:date="2024-04-23T08:39:00Z"/>
              <w:b/>
            </w:rPr>
          </w:rPrChange>
        </w:rPr>
        <w:pPrChange w:id="639" w:author="Admin" w:date="2024-04-23T08:44:00Z">
          <w:pPr>
            <w:pStyle w:val="BodyText"/>
            <w:numPr>
              <w:numId w:val="11"/>
            </w:numPr>
            <w:spacing w:before="240"/>
            <w:ind w:right="-1"/>
          </w:pPr>
        </w:pPrChange>
      </w:pPr>
      <w:ins w:id="640" w:author="Admin" w:date="2024-04-23T08:33:00Z">
        <w:r w:rsidRPr="00996BF6">
          <w:rPr>
            <w:b/>
          </w:rPr>
          <w:t>Xây dựng data model cho từng service và công nghệ phát triển tương ứng (sử dụng cả 3 mySQL, PostgreSQL, mongoDB)</w:t>
        </w:r>
      </w:ins>
    </w:p>
    <w:p w14:paraId="489A2E69" w14:textId="2BAD8D99" w:rsidR="00E201D3" w:rsidRDefault="00E201D3" w:rsidP="00E201D3">
      <w:pPr>
        <w:pStyle w:val="BodyText"/>
        <w:numPr>
          <w:ilvl w:val="0"/>
          <w:numId w:val="18"/>
        </w:numPr>
        <w:spacing w:before="240"/>
        <w:ind w:right="-1"/>
        <w:rPr>
          <w:ins w:id="641" w:author="Admin" w:date="2024-04-23T08:43:00Z"/>
          <w:b/>
          <w:lang w:val="en-US"/>
        </w:rPr>
      </w:pPr>
      <w:ins w:id="642" w:author="Admin" w:date="2024-04-23T08:39:00Z">
        <w:r>
          <w:rPr>
            <w:b/>
            <w:lang w:val="en-US"/>
          </w:rPr>
          <w:t>user_service</w:t>
        </w:r>
      </w:ins>
    </w:p>
    <w:p w14:paraId="707D53D7" w14:textId="25F8B884" w:rsidR="00B46B55" w:rsidRDefault="00B46B55" w:rsidP="00B46B55">
      <w:pPr>
        <w:pStyle w:val="BodyText"/>
        <w:spacing w:before="240"/>
        <w:ind w:right="-1"/>
        <w:rPr>
          <w:ins w:id="643" w:author="Admin" w:date="2024-04-23T08:47:00Z"/>
          <w:b/>
          <w:lang w:val="en-US"/>
        </w:rPr>
      </w:pPr>
      <w:ins w:id="644" w:author="Admin" w:date="2024-04-23T08:44:00Z">
        <w:r w:rsidRPr="0073219D">
          <w:rPr>
            <w:b/>
            <w:lang w:val="en-US"/>
          </w:rPr>
          <w:drawing>
            <wp:inline distT="0" distB="0" distL="0" distR="0" wp14:anchorId="62E54738" wp14:editId="10EA0FEE">
              <wp:extent cx="1800476" cy="1676634"/>
              <wp:effectExtent l="0" t="0" r="9525" b="0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00476" cy="16766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CB5F0B" w14:textId="06E06B5B" w:rsidR="006D4F62" w:rsidRDefault="006D4F62" w:rsidP="00B46B55">
      <w:pPr>
        <w:pStyle w:val="BodyText"/>
        <w:spacing w:before="240"/>
        <w:ind w:right="-1"/>
        <w:rPr>
          <w:ins w:id="645" w:author="Admin" w:date="2024-04-23T08:46:00Z"/>
          <w:b/>
          <w:lang w:val="en-US"/>
        </w:rPr>
      </w:pPr>
      <w:ins w:id="646" w:author="Admin" w:date="2024-04-23T08:47:00Z">
        <w:r w:rsidRPr="006D4F62">
          <w:rPr>
            <w:b/>
            <w:lang w:val="en-US"/>
          </w:rPr>
          <w:lastRenderedPageBreak/>
          <w:drawing>
            <wp:inline distT="0" distB="0" distL="0" distR="0" wp14:anchorId="6A834052" wp14:editId="681647AE">
              <wp:extent cx="5760085" cy="2418715"/>
              <wp:effectExtent l="0" t="0" r="0" b="635"/>
              <wp:docPr id="71" name="Picture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2418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90F6E9" w14:textId="4AB47B18" w:rsidR="00B46B55" w:rsidRDefault="00B46B55" w:rsidP="00B46B55">
      <w:pPr>
        <w:pStyle w:val="BodyText"/>
        <w:numPr>
          <w:ilvl w:val="0"/>
          <w:numId w:val="17"/>
        </w:numPr>
        <w:spacing w:before="240"/>
        <w:ind w:right="-1"/>
        <w:rPr>
          <w:ins w:id="647" w:author="Admin" w:date="2024-04-23T08:46:00Z"/>
          <w:b/>
          <w:lang w:val="en-US"/>
        </w:rPr>
      </w:pPr>
      <w:ins w:id="648" w:author="Admin" w:date="2024-04-23T08:46:00Z">
        <w:r>
          <w:rPr>
            <w:b/>
            <w:lang w:val="en-US"/>
          </w:rPr>
          <w:t>user_model/models</w:t>
        </w:r>
      </w:ins>
    </w:p>
    <w:p w14:paraId="387A7546" w14:textId="39C8C35D" w:rsidR="00B46B55" w:rsidRDefault="00B46B55" w:rsidP="00B46B55">
      <w:pPr>
        <w:pStyle w:val="BodyText"/>
        <w:spacing w:before="240"/>
        <w:ind w:right="-1"/>
        <w:rPr>
          <w:ins w:id="649" w:author="Admin" w:date="2024-04-23T08:44:00Z"/>
          <w:b/>
          <w:lang w:val="en-US"/>
        </w:rPr>
        <w:pPrChange w:id="650" w:author="Admin" w:date="2024-04-23T08:46:00Z">
          <w:pPr>
            <w:pStyle w:val="BodyText"/>
            <w:numPr>
              <w:numId w:val="17"/>
            </w:numPr>
            <w:spacing w:before="240"/>
            <w:ind w:left="820" w:right="-1" w:hanging="360"/>
          </w:pPr>
        </w:pPrChange>
      </w:pPr>
      <w:ins w:id="651" w:author="Admin" w:date="2024-04-23T08:46:00Z">
        <w:r w:rsidRPr="00B46B55">
          <w:rPr>
            <w:b/>
            <w:lang w:val="en-US"/>
          </w:rPr>
          <w:drawing>
            <wp:inline distT="0" distB="0" distL="0" distR="0" wp14:anchorId="693B31F5" wp14:editId="5A128659">
              <wp:extent cx="5760085" cy="3266440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32664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076B1B" w14:textId="2FB3ABD5" w:rsidR="00E201D3" w:rsidRDefault="0073219D" w:rsidP="00E201D3">
      <w:pPr>
        <w:pStyle w:val="BodyText"/>
        <w:numPr>
          <w:ilvl w:val="0"/>
          <w:numId w:val="18"/>
        </w:numPr>
        <w:spacing w:before="240"/>
        <w:ind w:right="-1"/>
        <w:rPr>
          <w:ins w:id="652" w:author="Admin" w:date="2024-04-23T08:48:00Z"/>
          <w:b/>
          <w:lang w:val="en-US"/>
        </w:rPr>
      </w:pPr>
      <w:ins w:id="653" w:author="Admin" w:date="2024-04-23T08:42:00Z">
        <w:r>
          <w:rPr>
            <w:b/>
            <w:lang w:val="en-US"/>
          </w:rPr>
          <w:t>product_service</w:t>
        </w:r>
      </w:ins>
    </w:p>
    <w:p w14:paraId="1AD3E9EA" w14:textId="70E8C446" w:rsidR="006D4F62" w:rsidRDefault="006D4F62" w:rsidP="006D4F62">
      <w:pPr>
        <w:pStyle w:val="BodyText"/>
        <w:spacing w:before="240"/>
        <w:ind w:right="-1"/>
        <w:rPr>
          <w:ins w:id="654" w:author="Admin" w:date="2024-04-23T08:48:00Z"/>
          <w:b/>
          <w:lang w:val="en-US"/>
        </w:rPr>
        <w:pPrChange w:id="655" w:author="Admin" w:date="2024-04-23T08:48:00Z">
          <w:pPr>
            <w:pStyle w:val="BodyText"/>
            <w:numPr>
              <w:numId w:val="18"/>
            </w:numPr>
            <w:spacing w:before="240"/>
            <w:ind w:left="720" w:right="-1" w:hanging="360"/>
          </w:pPr>
        </w:pPrChange>
      </w:pPr>
      <w:ins w:id="656" w:author="Admin" w:date="2024-04-23T08:48:00Z">
        <w:r>
          <w:rPr>
            <w:noProof/>
          </w:rPr>
          <w:drawing>
            <wp:inline distT="0" distB="0" distL="0" distR="0" wp14:anchorId="2CBEB827" wp14:editId="2BAB7A6C">
              <wp:extent cx="2647619" cy="1152381"/>
              <wp:effectExtent l="0" t="0" r="635" b="0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47619" cy="11523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8A1D93" w14:textId="6C845B4C" w:rsidR="006D4F62" w:rsidRDefault="006D4F62" w:rsidP="006D4F62">
      <w:pPr>
        <w:pStyle w:val="BodyText"/>
        <w:spacing w:before="240"/>
        <w:ind w:right="-1"/>
        <w:rPr>
          <w:ins w:id="657" w:author="Admin" w:date="2024-04-23T08:48:00Z"/>
          <w:b/>
          <w:lang w:val="en-US"/>
        </w:rPr>
      </w:pPr>
      <w:ins w:id="658" w:author="Admin" w:date="2024-04-23T08:48:00Z">
        <w:r w:rsidRPr="006D4F62">
          <w:rPr>
            <w:b/>
            <w:lang w:val="en-US"/>
          </w:rPr>
          <w:lastRenderedPageBreak/>
          <w:drawing>
            <wp:inline distT="0" distB="0" distL="0" distR="0" wp14:anchorId="2C529608" wp14:editId="775269D9">
              <wp:extent cx="3677163" cy="2953162"/>
              <wp:effectExtent l="0" t="0" r="0" b="0"/>
              <wp:docPr id="72" name="Picture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7163" cy="29531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AF5930" w14:textId="1D7612AE" w:rsidR="006D4F62" w:rsidRDefault="006D4F62" w:rsidP="006D4F62">
      <w:pPr>
        <w:pStyle w:val="BodyText"/>
        <w:spacing w:before="240"/>
        <w:ind w:right="-1"/>
        <w:rPr>
          <w:ins w:id="659" w:author="Admin" w:date="2024-04-23T08:42:00Z"/>
          <w:b/>
          <w:lang w:val="en-US"/>
        </w:rPr>
        <w:pPrChange w:id="660" w:author="Admin" w:date="2024-04-23T08:48:00Z">
          <w:pPr>
            <w:pStyle w:val="BodyText"/>
            <w:numPr>
              <w:numId w:val="18"/>
            </w:numPr>
            <w:spacing w:before="240"/>
            <w:ind w:left="720" w:right="-1" w:hanging="360"/>
          </w:pPr>
        </w:pPrChange>
      </w:pPr>
      <w:ins w:id="661" w:author="Admin" w:date="2024-04-23T08:48:00Z">
        <w:r>
          <w:rPr>
            <w:noProof/>
          </w:rPr>
          <w:drawing>
            <wp:inline distT="0" distB="0" distL="0" distR="0" wp14:anchorId="55B75A6D" wp14:editId="28243C3A">
              <wp:extent cx="5760085" cy="3079750"/>
              <wp:effectExtent l="0" t="0" r="0" b="6350"/>
              <wp:docPr id="74" name="Picture 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3079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69FBE2" w14:textId="5A76F0C5" w:rsidR="0073219D" w:rsidRDefault="0073219D" w:rsidP="00E201D3">
      <w:pPr>
        <w:pStyle w:val="BodyText"/>
        <w:numPr>
          <w:ilvl w:val="0"/>
          <w:numId w:val="18"/>
        </w:numPr>
        <w:spacing w:before="240"/>
        <w:ind w:right="-1"/>
        <w:rPr>
          <w:ins w:id="662" w:author="Admin" w:date="2024-04-23T08:49:00Z"/>
          <w:b/>
          <w:lang w:val="en-US"/>
        </w:rPr>
      </w:pPr>
      <w:ins w:id="663" w:author="Admin" w:date="2024-04-23T08:42:00Z">
        <w:r>
          <w:rPr>
            <w:b/>
            <w:lang w:val="en-US"/>
          </w:rPr>
          <w:t>shipment_service</w:t>
        </w:r>
      </w:ins>
    </w:p>
    <w:p w14:paraId="1FFF94BA" w14:textId="0480FE7B" w:rsidR="006D4F62" w:rsidRDefault="006D4F62" w:rsidP="006D4F62">
      <w:pPr>
        <w:pStyle w:val="BodyText"/>
        <w:spacing w:before="240"/>
        <w:ind w:right="-1"/>
        <w:rPr>
          <w:ins w:id="664" w:author="Admin" w:date="2024-04-23T08:48:00Z"/>
          <w:b/>
          <w:lang w:val="en-US"/>
        </w:rPr>
        <w:pPrChange w:id="665" w:author="Admin" w:date="2024-04-23T08:49:00Z">
          <w:pPr>
            <w:pStyle w:val="BodyText"/>
            <w:numPr>
              <w:numId w:val="18"/>
            </w:numPr>
            <w:spacing w:before="240"/>
            <w:ind w:left="720" w:right="-1" w:hanging="360"/>
          </w:pPr>
        </w:pPrChange>
      </w:pPr>
      <w:ins w:id="666" w:author="Admin" w:date="2024-04-23T08:49:00Z">
        <w:r>
          <w:rPr>
            <w:noProof/>
          </w:rPr>
          <w:drawing>
            <wp:inline distT="0" distB="0" distL="0" distR="0" wp14:anchorId="63AF708D" wp14:editId="5C7DB015">
              <wp:extent cx="2276190" cy="1380952"/>
              <wp:effectExtent l="0" t="0" r="0" b="0"/>
              <wp:docPr id="76" name="Picture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190" cy="13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8ECDB8" w14:textId="5CD8EDD1" w:rsidR="006D4F62" w:rsidRDefault="006D4F62" w:rsidP="006D4F62">
      <w:pPr>
        <w:pStyle w:val="BodyText"/>
        <w:spacing w:before="240"/>
        <w:ind w:right="-1"/>
        <w:rPr>
          <w:ins w:id="667" w:author="Admin" w:date="2024-04-23T08:49:00Z"/>
          <w:b/>
          <w:lang w:val="en-US"/>
        </w:rPr>
      </w:pPr>
      <w:ins w:id="668" w:author="Admin" w:date="2024-04-23T08:49:00Z">
        <w:r w:rsidRPr="006D4F62">
          <w:rPr>
            <w:b/>
            <w:lang w:val="en-US"/>
          </w:rPr>
          <w:lastRenderedPageBreak/>
          <w:drawing>
            <wp:inline distT="0" distB="0" distL="0" distR="0" wp14:anchorId="71D344AF" wp14:editId="50FECFCE">
              <wp:extent cx="5077534" cy="2495898"/>
              <wp:effectExtent l="0" t="0" r="8890" b="0"/>
              <wp:docPr id="75" name="Picture 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77534" cy="24958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28631D" w14:textId="51F0110C" w:rsidR="006D4F62" w:rsidRDefault="006D4F62" w:rsidP="006D4F62">
      <w:pPr>
        <w:pStyle w:val="BodyText"/>
        <w:spacing w:before="240"/>
        <w:ind w:right="-1"/>
        <w:rPr>
          <w:ins w:id="669" w:author="Admin" w:date="2024-04-23T08:42:00Z"/>
          <w:b/>
          <w:lang w:val="en-US"/>
        </w:rPr>
        <w:pPrChange w:id="670" w:author="Admin" w:date="2024-04-23T08:48:00Z">
          <w:pPr>
            <w:pStyle w:val="BodyText"/>
            <w:numPr>
              <w:numId w:val="18"/>
            </w:numPr>
            <w:spacing w:before="240"/>
            <w:ind w:left="720" w:right="-1" w:hanging="360"/>
          </w:pPr>
        </w:pPrChange>
      </w:pPr>
      <w:ins w:id="671" w:author="Admin" w:date="2024-04-23T08:49:00Z">
        <w:r>
          <w:rPr>
            <w:noProof/>
          </w:rPr>
          <w:drawing>
            <wp:inline distT="0" distB="0" distL="0" distR="0" wp14:anchorId="01CAC916" wp14:editId="7E6525D0">
              <wp:extent cx="5760085" cy="2498090"/>
              <wp:effectExtent l="0" t="0" r="0" b="0"/>
              <wp:docPr id="77" name="Picture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24980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631154" w14:textId="1D9207A8" w:rsidR="0073219D" w:rsidRDefault="0073219D" w:rsidP="00E201D3">
      <w:pPr>
        <w:pStyle w:val="BodyText"/>
        <w:numPr>
          <w:ilvl w:val="0"/>
          <w:numId w:val="18"/>
        </w:numPr>
        <w:spacing w:before="240"/>
        <w:ind w:right="-1"/>
        <w:rPr>
          <w:ins w:id="672" w:author="Admin" w:date="2024-04-23T08:50:00Z"/>
          <w:b/>
          <w:lang w:val="en-US"/>
        </w:rPr>
      </w:pPr>
      <w:ins w:id="673" w:author="Admin" w:date="2024-04-23T08:42:00Z">
        <w:r>
          <w:rPr>
            <w:b/>
            <w:lang w:val="en-US"/>
          </w:rPr>
          <w:t>product_service</w:t>
        </w:r>
      </w:ins>
    </w:p>
    <w:p w14:paraId="063C8CC7" w14:textId="34109F6B" w:rsidR="006D4F62" w:rsidRDefault="006D4F62" w:rsidP="006D4F62">
      <w:pPr>
        <w:pStyle w:val="BodyText"/>
        <w:spacing w:before="240"/>
        <w:ind w:right="-1"/>
        <w:rPr>
          <w:ins w:id="674" w:author="Admin" w:date="2024-04-23T08:49:00Z"/>
          <w:b/>
          <w:lang w:val="en-US"/>
        </w:rPr>
        <w:pPrChange w:id="675" w:author="Admin" w:date="2024-04-23T08:50:00Z">
          <w:pPr>
            <w:pStyle w:val="BodyText"/>
            <w:numPr>
              <w:numId w:val="18"/>
            </w:numPr>
            <w:spacing w:before="240"/>
            <w:ind w:left="720" w:right="-1" w:hanging="360"/>
          </w:pPr>
        </w:pPrChange>
      </w:pPr>
      <w:ins w:id="676" w:author="Admin" w:date="2024-04-23T08:50:00Z">
        <w:r>
          <w:rPr>
            <w:noProof/>
          </w:rPr>
          <w:drawing>
            <wp:inline distT="0" distB="0" distL="0" distR="0" wp14:anchorId="7CC0A63B" wp14:editId="05B627E3">
              <wp:extent cx="2180952" cy="1142857"/>
              <wp:effectExtent l="0" t="0" r="0" b="635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0952" cy="11428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4CF1C7" w14:textId="3824EC15" w:rsidR="006D4F62" w:rsidRDefault="006D4F62" w:rsidP="006D4F62">
      <w:pPr>
        <w:pStyle w:val="BodyText"/>
        <w:spacing w:before="240"/>
        <w:ind w:right="-1"/>
        <w:rPr>
          <w:ins w:id="677" w:author="Admin" w:date="2024-04-23T08:50:00Z"/>
          <w:b/>
          <w:lang w:val="en-US"/>
        </w:rPr>
      </w:pPr>
      <w:ins w:id="678" w:author="Admin" w:date="2024-04-23T08:50:00Z">
        <w:r w:rsidRPr="006D4F62">
          <w:rPr>
            <w:b/>
            <w:lang w:val="en-US"/>
          </w:rPr>
          <w:lastRenderedPageBreak/>
          <w:drawing>
            <wp:inline distT="0" distB="0" distL="0" distR="0" wp14:anchorId="4FE47BB6" wp14:editId="0B6ADC4C">
              <wp:extent cx="3448531" cy="2981741"/>
              <wp:effectExtent l="0" t="0" r="0" b="9525"/>
              <wp:docPr id="78" name="Picture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8531" cy="29817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81B971" w14:textId="16681DB8" w:rsidR="006D4F62" w:rsidRPr="00E201D3" w:rsidRDefault="006D4F62" w:rsidP="006D4F62">
      <w:pPr>
        <w:pStyle w:val="BodyText"/>
        <w:spacing w:before="240"/>
        <w:ind w:right="-1"/>
        <w:rPr>
          <w:ins w:id="679" w:author="Admin" w:date="2024-04-23T08:33:00Z"/>
          <w:b/>
          <w:lang w:val="en-US"/>
          <w:rPrChange w:id="680" w:author="Admin" w:date="2024-04-23T08:39:00Z">
            <w:rPr>
              <w:ins w:id="681" w:author="Admin" w:date="2024-04-23T08:33:00Z"/>
              <w:b/>
            </w:rPr>
          </w:rPrChange>
        </w:rPr>
        <w:pPrChange w:id="682" w:author="Admin" w:date="2024-04-23T08:49:00Z">
          <w:pPr>
            <w:pStyle w:val="BodyText"/>
            <w:numPr>
              <w:numId w:val="11"/>
            </w:numPr>
            <w:spacing w:before="240"/>
            <w:ind w:right="-1"/>
          </w:pPr>
        </w:pPrChange>
      </w:pPr>
      <w:ins w:id="683" w:author="Admin" w:date="2024-04-23T08:50:00Z">
        <w:r>
          <w:rPr>
            <w:noProof/>
          </w:rPr>
          <w:drawing>
            <wp:inline distT="0" distB="0" distL="0" distR="0" wp14:anchorId="3348D34B" wp14:editId="6CBC2546">
              <wp:extent cx="5760085" cy="2983865"/>
              <wp:effectExtent l="0" t="0" r="0" b="6985"/>
              <wp:docPr id="80" name="Picture 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2983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DA6703" w14:textId="33527E63" w:rsidR="00996BF6" w:rsidRDefault="00996BF6" w:rsidP="00202E2C">
      <w:pPr>
        <w:pStyle w:val="BodyText"/>
        <w:numPr>
          <w:ilvl w:val="0"/>
          <w:numId w:val="11"/>
        </w:numPr>
        <w:spacing w:before="240"/>
        <w:ind w:left="0" w:right="-1" w:firstLine="0"/>
        <w:jc w:val="left"/>
        <w:rPr>
          <w:ins w:id="684" w:author="Admin" w:date="2024-04-23T08:31:00Z"/>
          <w:b/>
        </w:rPr>
        <w:pPrChange w:id="685" w:author="Admin" w:date="2024-04-23T08:31:00Z">
          <w:pPr>
            <w:pStyle w:val="BodyText"/>
            <w:numPr>
              <w:numId w:val="17"/>
            </w:numPr>
            <w:spacing w:before="240"/>
            <w:ind w:left="820" w:right="-1" w:hanging="360"/>
          </w:pPr>
        </w:pPrChange>
      </w:pPr>
      <w:ins w:id="686" w:author="Admin" w:date="2024-04-23T08:33:00Z">
        <w:r w:rsidRPr="00996BF6">
          <w:rPr>
            <w:b/>
          </w:rPr>
          <w:t>Xây dựng biểu đồ lớp thiết kế và kiến trúc cho từng service với MVT Django</w:t>
        </w:r>
      </w:ins>
    </w:p>
    <w:p w14:paraId="713A1BCB" w14:textId="77777777" w:rsidR="00202E2C" w:rsidRPr="00202E2C" w:rsidRDefault="00202E2C" w:rsidP="00202E2C">
      <w:pPr>
        <w:tabs>
          <w:tab w:val="left" w:pos="820"/>
        </w:tabs>
        <w:spacing w:line="276" w:lineRule="auto"/>
        <w:ind w:right="158"/>
        <w:jc w:val="both"/>
        <w:rPr>
          <w:ins w:id="687" w:author="Admin" w:date="2024-04-23T08:30:00Z"/>
          <w:sz w:val="28"/>
          <w:rPrChange w:id="688" w:author="Admin" w:date="2024-04-23T08:31:00Z">
            <w:rPr>
              <w:ins w:id="689" w:author="Admin" w:date="2024-04-23T08:30:00Z"/>
            </w:rPr>
          </w:rPrChange>
        </w:rPr>
        <w:pPrChange w:id="690" w:author="Admin" w:date="2024-04-23T08:31:00Z">
          <w:pPr>
            <w:pStyle w:val="ListParagraph"/>
            <w:numPr>
              <w:numId w:val="17"/>
            </w:numPr>
            <w:tabs>
              <w:tab w:val="left" w:pos="820"/>
            </w:tabs>
            <w:spacing w:line="276" w:lineRule="auto"/>
            <w:ind w:left="820" w:right="158" w:hanging="360"/>
            <w:jc w:val="both"/>
          </w:pPr>
        </w:pPrChange>
      </w:pPr>
    </w:p>
    <w:p w14:paraId="5234503F" w14:textId="544EAD24" w:rsidR="0073184A" w:rsidDel="006F7396" w:rsidRDefault="006D4F62" w:rsidP="00040CBA">
      <w:pPr>
        <w:pStyle w:val="ListParagraph"/>
        <w:numPr>
          <w:ilvl w:val="0"/>
          <w:numId w:val="2"/>
        </w:numPr>
        <w:spacing w:before="2"/>
        <w:ind w:left="1179" w:hanging="359"/>
        <w:rPr>
          <w:del w:id="691" w:author="Admin" w:date="2024-04-23T08:30:00Z"/>
          <w:sz w:val="28"/>
        </w:rPr>
      </w:pPr>
      <w:del w:id="692" w:author="Admin" w:date="2024-04-23T08:30:00Z">
        <w:r w:rsidDel="006F7396">
          <w:rPr>
            <w:sz w:val="28"/>
          </w:rPr>
          <w:delText>Giao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tiếp</w:delText>
        </w:r>
        <w:r w:rsidDel="006F7396">
          <w:rPr>
            <w:spacing w:val="-5"/>
            <w:sz w:val="28"/>
          </w:rPr>
          <w:delText xml:space="preserve"> </w:delText>
        </w:r>
        <w:r w:rsidDel="006F7396">
          <w:rPr>
            <w:sz w:val="28"/>
          </w:rPr>
          <w:delText>giữa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manager</w:delText>
        </w:r>
        <w:r w:rsidDel="006F7396">
          <w:rPr>
            <w:spacing w:val="-5"/>
            <w:sz w:val="28"/>
          </w:rPr>
          <w:delText xml:space="preserve"> </w:delText>
        </w:r>
        <w:r w:rsidDel="006F7396">
          <w:rPr>
            <w:sz w:val="28"/>
          </w:rPr>
          <w:delText>và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book</w:delText>
        </w:r>
        <w:r w:rsidDel="006F7396">
          <w:rPr>
            <w:spacing w:val="-5"/>
            <w:sz w:val="28"/>
          </w:rPr>
          <w:delText xml:space="preserve"> </w:delText>
        </w:r>
        <w:r w:rsidDel="006F7396">
          <w:rPr>
            <w:sz w:val="28"/>
          </w:rPr>
          <w:delText>trong</w:delText>
        </w:r>
        <w:r w:rsidDel="006F7396">
          <w:rPr>
            <w:spacing w:val="-7"/>
            <w:sz w:val="28"/>
          </w:rPr>
          <w:delText xml:space="preserve"> </w:delText>
        </w:r>
        <w:r w:rsidDel="006F7396">
          <w:rPr>
            <w:sz w:val="28"/>
          </w:rPr>
          <w:delText>update</w:delText>
        </w:r>
        <w:r w:rsidDel="006F7396">
          <w:rPr>
            <w:spacing w:val="-5"/>
            <w:sz w:val="28"/>
          </w:rPr>
          <w:delText xml:space="preserve"> </w:delText>
        </w:r>
        <w:r w:rsidDel="006F7396">
          <w:rPr>
            <w:spacing w:val="-4"/>
            <w:sz w:val="28"/>
          </w:rPr>
          <w:delText>book</w:delText>
        </w:r>
      </w:del>
    </w:p>
    <w:p w14:paraId="3BF756E8" w14:textId="69552002" w:rsidR="0073184A" w:rsidDel="006F7396" w:rsidRDefault="0073184A" w:rsidP="00040CBA">
      <w:pPr>
        <w:rPr>
          <w:del w:id="693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1ACDC9D7" w14:textId="74E01B0C" w:rsidR="0073184A" w:rsidDel="006F7396" w:rsidRDefault="006D4F62" w:rsidP="00040CBA">
      <w:pPr>
        <w:pStyle w:val="BodyText"/>
        <w:ind w:left="820"/>
        <w:rPr>
          <w:del w:id="694" w:author="Admin" w:date="2024-04-23T08:30:00Z"/>
          <w:sz w:val="20"/>
        </w:rPr>
      </w:pPr>
      <w:del w:id="695" w:author="Admin" w:date="2024-04-23T08:30:00Z">
        <w:r w:rsidDel="006F7396">
          <w:rPr>
            <w:noProof/>
            <w:sz w:val="20"/>
          </w:rPr>
          <w:drawing>
            <wp:inline distT="0" distB="0" distL="0" distR="0" wp14:anchorId="2E1D0203" wp14:editId="293E0D1B">
              <wp:extent cx="5922372" cy="2533459"/>
              <wp:effectExtent l="0" t="0" r="0" b="0"/>
              <wp:docPr id="26" name="Imag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 26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22372" cy="25334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3C5027D" w14:textId="4A20871A" w:rsidR="0073184A" w:rsidDel="006F7396" w:rsidRDefault="006D4F62" w:rsidP="00040CBA">
      <w:pPr>
        <w:pStyle w:val="ListParagraph"/>
        <w:numPr>
          <w:ilvl w:val="0"/>
          <w:numId w:val="2"/>
        </w:numPr>
        <w:spacing w:before="198"/>
        <w:ind w:left="1179" w:hanging="359"/>
        <w:rPr>
          <w:del w:id="696" w:author="Admin" w:date="2024-04-23T08:30:00Z"/>
          <w:sz w:val="28"/>
        </w:rPr>
      </w:pPr>
      <w:del w:id="697" w:author="Admin" w:date="2024-04-23T08:30:00Z">
        <w:r w:rsidDel="006F7396">
          <w:rPr>
            <w:sz w:val="28"/>
          </w:rPr>
          <w:delText>Giao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tiếp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giữa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manager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và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category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trong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z w:val="28"/>
          </w:rPr>
          <w:delText>delete</w:delText>
        </w:r>
        <w:r w:rsidDel="006F7396">
          <w:rPr>
            <w:spacing w:val="-6"/>
            <w:sz w:val="28"/>
          </w:rPr>
          <w:delText xml:space="preserve"> </w:delText>
        </w:r>
        <w:r w:rsidDel="006F7396">
          <w:rPr>
            <w:spacing w:val="-2"/>
            <w:sz w:val="28"/>
          </w:rPr>
          <w:delText>category</w:delText>
        </w:r>
      </w:del>
    </w:p>
    <w:p w14:paraId="17FD56E5" w14:textId="33AEFFB4" w:rsidR="0073184A" w:rsidDel="006F7396" w:rsidRDefault="006D4F62" w:rsidP="00040CBA">
      <w:pPr>
        <w:pStyle w:val="BodyText"/>
        <w:spacing w:before="4"/>
        <w:rPr>
          <w:del w:id="698" w:author="Admin" w:date="2024-04-23T08:30:00Z"/>
          <w:sz w:val="14"/>
        </w:rPr>
      </w:pPr>
      <w:del w:id="699" w:author="Admin" w:date="2024-04-23T08:30:00Z">
        <w:r w:rsidDel="006F7396">
          <w:rPr>
            <w:noProof/>
          </w:rPr>
          <w:drawing>
            <wp:anchor distT="0" distB="0" distL="0" distR="0" simplePos="0" relativeHeight="251667456" behindDoc="1" locked="0" layoutInCell="1" allowOverlap="1" wp14:anchorId="0385618B" wp14:editId="4C899728">
              <wp:simplePos x="0" y="0"/>
              <wp:positionH relativeFrom="page">
                <wp:posOffset>1371600</wp:posOffset>
              </wp:positionH>
              <wp:positionV relativeFrom="paragraph">
                <wp:posOffset>120159</wp:posOffset>
              </wp:positionV>
              <wp:extent cx="5908243" cy="2662332"/>
              <wp:effectExtent l="0" t="0" r="0" b="0"/>
              <wp:wrapTopAndBottom/>
              <wp:docPr id="27" name="Imag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Image 27"/>
                      <pic:cNvPicPr/>
                    </pic:nvPicPr>
                    <pic:blipFill>
                      <a:blip r:embed="rId4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8243" cy="26623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6CFB4EBA" w14:textId="5B946705" w:rsidR="0073184A" w:rsidDel="006F7396" w:rsidRDefault="0073184A" w:rsidP="00040CBA">
      <w:pPr>
        <w:pStyle w:val="BodyText"/>
        <w:rPr>
          <w:del w:id="700" w:author="Admin" w:date="2024-04-23T08:30:00Z"/>
        </w:rPr>
      </w:pPr>
    </w:p>
    <w:p w14:paraId="000836FA" w14:textId="6741015B" w:rsidR="0073184A" w:rsidDel="006F7396" w:rsidRDefault="0073184A" w:rsidP="00040CBA">
      <w:pPr>
        <w:pStyle w:val="BodyText"/>
        <w:spacing w:before="81"/>
        <w:rPr>
          <w:del w:id="701" w:author="Admin" w:date="2024-04-23T08:30:00Z"/>
        </w:rPr>
      </w:pPr>
    </w:p>
    <w:p w14:paraId="5631BC9B" w14:textId="38ABF5DB" w:rsidR="0073184A" w:rsidDel="006F7396" w:rsidRDefault="006D4F62" w:rsidP="00040CBA">
      <w:pPr>
        <w:ind w:left="100"/>
        <w:rPr>
          <w:del w:id="702" w:author="Admin" w:date="2024-04-23T08:30:00Z"/>
          <w:b/>
          <w:sz w:val="28"/>
        </w:rPr>
      </w:pPr>
      <w:del w:id="703" w:author="Admin" w:date="2024-04-23T08:30:00Z">
        <w:r w:rsidDel="006F7396">
          <w:rPr>
            <w:b/>
            <w:sz w:val="28"/>
          </w:rPr>
          <w:delText>Bài</w:delText>
        </w:r>
        <w:r w:rsidDel="006F7396">
          <w:rPr>
            <w:b/>
            <w:spacing w:val="-4"/>
            <w:sz w:val="28"/>
          </w:rPr>
          <w:delText xml:space="preserve"> </w:delText>
        </w:r>
        <w:r w:rsidDel="006F7396">
          <w:rPr>
            <w:b/>
            <w:sz w:val="28"/>
          </w:rPr>
          <w:delText>tập</w:delText>
        </w:r>
        <w:r w:rsidDel="006F7396">
          <w:rPr>
            <w:b/>
            <w:spacing w:val="-3"/>
            <w:sz w:val="28"/>
          </w:rPr>
          <w:delText xml:space="preserve"> </w:delText>
        </w:r>
        <w:r w:rsidDel="006F7396">
          <w:rPr>
            <w:b/>
            <w:spacing w:val="-2"/>
            <w:sz w:val="28"/>
          </w:rPr>
          <w:delText>EcomSys:</w:delText>
        </w:r>
      </w:del>
    </w:p>
    <w:p w14:paraId="4D1D7175" w14:textId="3803AE92" w:rsidR="0073184A" w:rsidDel="006F7396" w:rsidRDefault="0073184A" w:rsidP="00040CBA">
      <w:pPr>
        <w:rPr>
          <w:del w:id="704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7D96733C" w14:textId="1F68EDB2" w:rsidR="0073184A" w:rsidDel="006F7396" w:rsidRDefault="006D4F62" w:rsidP="00040CBA">
      <w:pPr>
        <w:pStyle w:val="BodyText"/>
        <w:ind w:left="100"/>
        <w:rPr>
          <w:del w:id="705" w:author="Admin" w:date="2024-04-23T08:30:00Z"/>
          <w:sz w:val="20"/>
        </w:rPr>
      </w:pPr>
      <w:del w:id="706" w:author="Admin" w:date="2024-04-23T08:30:00Z">
        <w:r w:rsidDel="006F7396">
          <w:rPr>
            <w:noProof/>
            <w:sz w:val="20"/>
          </w:rPr>
          <w:drawing>
            <wp:inline distT="0" distB="0" distL="0" distR="0" wp14:anchorId="0E3B998D" wp14:editId="5578A4E8">
              <wp:extent cx="3150051" cy="8087296"/>
              <wp:effectExtent l="0" t="0" r="0" b="0"/>
              <wp:docPr id="28" name="Imag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Image 28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0051" cy="80872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FCFCDEB" w14:textId="1773897A" w:rsidR="0073184A" w:rsidDel="006F7396" w:rsidRDefault="0073184A" w:rsidP="00040CBA">
      <w:pPr>
        <w:rPr>
          <w:del w:id="707" w:author="Admin" w:date="2024-04-23T08:30:00Z"/>
          <w:sz w:val="20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321B736F" w14:textId="7DC06A4D" w:rsidR="0073184A" w:rsidDel="006F7396" w:rsidRDefault="006D4F62" w:rsidP="00040CBA">
      <w:pPr>
        <w:pStyle w:val="ListParagraph"/>
        <w:numPr>
          <w:ilvl w:val="0"/>
          <w:numId w:val="1"/>
        </w:numPr>
        <w:spacing w:before="57"/>
        <w:ind w:left="818" w:hanging="358"/>
        <w:rPr>
          <w:del w:id="708" w:author="Admin" w:date="2024-04-23T08:30:00Z"/>
          <w:b/>
          <w:sz w:val="28"/>
        </w:rPr>
      </w:pPr>
      <w:del w:id="709" w:author="Admin" w:date="2024-04-23T08:30:00Z">
        <w:r w:rsidDel="006F7396">
          <w:rPr>
            <w:b/>
            <w:spacing w:val="-4"/>
            <w:sz w:val="28"/>
          </w:rPr>
          <w:delText>Book</w:delText>
        </w:r>
      </w:del>
    </w:p>
    <w:p w14:paraId="6228329A" w14:textId="1473925E" w:rsidR="0073184A" w:rsidDel="006F7396" w:rsidRDefault="006D4F62" w:rsidP="00040CBA">
      <w:pPr>
        <w:pStyle w:val="ListParagraph"/>
        <w:numPr>
          <w:ilvl w:val="1"/>
          <w:numId w:val="1"/>
        </w:numPr>
        <w:spacing w:before="24"/>
        <w:ind w:left="819" w:hanging="359"/>
        <w:rPr>
          <w:del w:id="710" w:author="Admin" w:date="2024-04-23T08:30:00Z"/>
          <w:b/>
          <w:sz w:val="28"/>
        </w:rPr>
      </w:pPr>
      <w:del w:id="711" w:author="Admin" w:date="2024-04-23T08:30:00Z">
        <w:r w:rsidDel="006F7396">
          <w:rPr>
            <w:b/>
            <w:sz w:val="28"/>
          </w:rPr>
          <w:delText>Connect</w:delText>
        </w:r>
        <w:r w:rsidDel="006F7396">
          <w:rPr>
            <w:b/>
            <w:spacing w:val="-9"/>
            <w:sz w:val="28"/>
          </w:rPr>
          <w:delText xml:space="preserve"> </w:delText>
        </w:r>
        <w:r w:rsidDel="006F7396">
          <w:rPr>
            <w:b/>
            <w:spacing w:val="-5"/>
            <w:sz w:val="28"/>
          </w:rPr>
          <w:delText>db</w:delText>
        </w:r>
      </w:del>
    </w:p>
    <w:p w14:paraId="3B2A3083" w14:textId="5CB87A86" w:rsidR="0073184A" w:rsidDel="006F7396" w:rsidRDefault="006D4F62" w:rsidP="00040CBA">
      <w:pPr>
        <w:pStyle w:val="BodyText"/>
        <w:spacing w:before="4"/>
        <w:rPr>
          <w:del w:id="712" w:author="Admin" w:date="2024-04-23T08:30:00Z"/>
          <w:b/>
          <w:sz w:val="14"/>
        </w:rPr>
      </w:pPr>
      <w:del w:id="713" w:author="Admin" w:date="2024-04-23T08:30:00Z">
        <w:r w:rsidDel="006F7396">
          <w:rPr>
            <w:noProof/>
          </w:rPr>
          <w:drawing>
            <wp:anchor distT="0" distB="0" distL="0" distR="0" simplePos="0" relativeHeight="251672576" behindDoc="1" locked="0" layoutInCell="1" allowOverlap="1" wp14:anchorId="5116D946" wp14:editId="105B4E26">
              <wp:simplePos x="0" y="0"/>
              <wp:positionH relativeFrom="page">
                <wp:posOffset>914400</wp:posOffset>
              </wp:positionH>
              <wp:positionV relativeFrom="paragraph">
                <wp:posOffset>120633</wp:posOffset>
              </wp:positionV>
              <wp:extent cx="2724150" cy="1733550"/>
              <wp:effectExtent l="0" t="0" r="0" b="0"/>
              <wp:wrapTopAndBottom/>
              <wp:docPr id="29" name="Imag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Image 29"/>
                      <pic:cNvPicPr/>
                    </pic:nvPicPr>
                    <pic:blipFill>
                      <a:blip r:embed="rId4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24150" cy="1733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5C93E103" w14:textId="5DED901B" w:rsidR="0073184A" w:rsidDel="006F7396" w:rsidRDefault="006D4F62" w:rsidP="00040CBA">
      <w:pPr>
        <w:pStyle w:val="ListParagraph"/>
        <w:numPr>
          <w:ilvl w:val="1"/>
          <w:numId w:val="1"/>
        </w:numPr>
        <w:spacing w:before="185"/>
        <w:ind w:left="819" w:hanging="359"/>
        <w:rPr>
          <w:del w:id="714" w:author="Admin" w:date="2024-04-23T08:30:00Z"/>
          <w:b/>
          <w:sz w:val="28"/>
        </w:rPr>
      </w:pPr>
      <w:del w:id="715" w:author="Admin" w:date="2024-04-23T08:30:00Z">
        <w:r w:rsidDel="006F7396">
          <w:rPr>
            <w:b/>
            <w:spacing w:val="-2"/>
            <w:sz w:val="28"/>
          </w:rPr>
          <w:delText>Model</w:delText>
        </w:r>
      </w:del>
    </w:p>
    <w:p w14:paraId="302C1E9C" w14:textId="323259EC" w:rsidR="0073184A" w:rsidDel="006F7396" w:rsidRDefault="006D4F62" w:rsidP="00040CBA">
      <w:pPr>
        <w:pStyle w:val="BodyText"/>
        <w:spacing w:before="1"/>
        <w:rPr>
          <w:del w:id="716" w:author="Admin" w:date="2024-04-23T08:30:00Z"/>
          <w:b/>
          <w:sz w:val="14"/>
        </w:rPr>
      </w:pPr>
      <w:del w:id="717" w:author="Admin" w:date="2024-04-23T08:30:00Z">
        <w:r w:rsidDel="006F7396">
          <w:rPr>
            <w:noProof/>
          </w:rPr>
          <w:drawing>
            <wp:anchor distT="0" distB="0" distL="0" distR="0" simplePos="0" relativeHeight="251677696" behindDoc="1" locked="0" layoutInCell="1" allowOverlap="1" wp14:anchorId="5B9DEDD9" wp14:editId="19D1B091">
              <wp:simplePos x="0" y="0"/>
              <wp:positionH relativeFrom="page">
                <wp:posOffset>914400</wp:posOffset>
              </wp:positionH>
              <wp:positionV relativeFrom="paragraph">
                <wp:posOffset>118101</wp:posOffset>
              </wp:positionV>
              <wp:extent cx="5952638" cy="4474654"/>
              <wp:effectExtent l="0" t="0" r="0" b="0"/>
              <wp:wrapTopAndBottom/>
              <wp:docPr id="30" name="Imag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Image 30"/>
                      <pic:cNvPicPr/>
                    </pic:nvPicPr>
                    <pic:blipFill>
                      <a:blip r:embed="rId4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2638" cy="44746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279F1D71" w14:textId="1BC3A67B" w:rsidR="0073184A" w:rsidDel="006F7396" w:rsidRDefault="006D4F62" w:rsidP="00040CBA">
      <w:pPr>
        <w:pStyle w:val="ListParagraph"/>
        <w:numPr>
          <w:ilvl w:val="1"/>
          <w:numId w:val="1"/>
        </w:numPr>
        <w:spacing w:before="188"/>
        <w:ind w:left="819" w:hanging="359"/>
        <w:rPr>
          <w:del w:id="718" w:author="Admin" w:date="2024-04-23T08:30:00Z"/>
          <w:b/>
          <w:sz w:val="28"/>
        </w:rPr>
      </w:pPr>
      <w:del w:id="719" w:author="Admin" w:date="2024-04-23T08:30:00Z">
        <w:r w:rsidDel="006F7396">
          <w:rPr>
            <w:b/>
            <w:spacing w:val="-4"/>
            <w:sz w:val="28"/>
          </w:rPr>
          <w:delText>View</w:delText>
        </w:r>
      </w:del>
    </w:p>
    <w:p w14:paraId="1E393891" w14:textId="3BD6710F" w:rsidR="0073184A" w:rsidDel="006F7396" w:rsidRDefault="0073184A" w:rsidP="00040CBA">
      <w:pPr>
        <w:rPr>
          <w:del w:id="720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143BD537" w14:textId="752B4E1A" w:rsidR="0073184A" w:rsidDel="006F7396" w:rsidRDefault="006D4F62" w:rsidP="00040CBA">
      <w:pPr>
        <w:pStyle w:val="BodyText"/>
        <w:ind w:left="100"/>
        <w:rPr>
          <w:del w:id="721" w:author="Admin" w:date="2024-04-23T08:30:00Z"/>
          <w:sz w:val="20"/>
        </w:rPr>
      </w:pPr>
      <w:del w:id="722" w:author="Admin" w:date="2024-04-23T08:30:00Z">
        <w:r w:rsidDel="006F7396">
          <w:rPr>
            <w:noProof/>
            <w:sz w:val="20"/>
          </w:rPr>
          <w:drawing>
            <wp:inline distT="0" distB="0" distL="0" distR="0" wp14:anchorId="106B54B6" wp14:editId="1C6F7D53">
              <wp:extent cx="5896919" cy="6208776"/>
              <wp:effectExtent l="0" t="0" r="0" b="0"/>
              <wp:docPr id="31" name="Imag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Image 31"/>
                      <pic:cNvPicPr/>
                    </pic:nvPicPr>
                    <pic:blipFill>
                      <a:blip r:embed="rId5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96919" cy="6208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66F5DD8" w14:textId="196039DA" w:rsidR="0073184A" w:rsidDel="006F7396" w:rsidRDefault="0073184A" w:rsidP="00040CBA">
      <w:pPr>
        <w:rPr>
          <w:del w:id="723" w:author="Admin" w:date="2024-04-23T08:30:00Z"/>
          <w:sz w:val="20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09701086" w14:textId="5A61FAA8" w:rsidR="0073184A" w:rsidDel="006F7396" w:rsidRDefault="006D4F62" w:rsidP="00040CBA">
      <w:pPr>
        <w:pStyle w:val="BodyText"/>
        <w:ind w:left="100"/>
        <w:rPr>
          <w:del w:id="724" w:author="Admin" w:date="2024-04-23T08:30:00Z"/>
          <w:sz w:val="20"/>
        </w:rPr>
      </w:pPr>
      <w:del w:id="725" w:author="Admin" w:date="2024-04-23T08:30:00Z">
        <w:r w:rsidDel="006F7396">
          <w:rPr>
            <w:noProof/>
            <w:sz w:val="20"/>
          </w:rPr>
          <w:drawing>
            <wp:inline distT="0" distB="0" distL="0" distR="0" wp14:anchorId="36802F87" wp14:editId="7C279A09">
              <wp:extent cx="5921186" cy="5602986"/>
              <wp:effectExtent l="0" t="0" r="0" b="0"/>
              <wp:docPr id="32" name="Imag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Image 32"/>
                      <pic:cNvPicPr/>
                    </pic:nvPicPr>
                    <pic:blipFill>
                      <a:blip r:embed="rId5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21186" cy="56029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B368B1F" w14:textId="7BD9D62B" w:rsidR="0073184A" w:rsidDel="006F7396" w:rsidRDefault="0073184A" w:rsidP="00040CBA">
      <w:pPr>
        <w:rPr>
          <w:del w:id="726" w:author="Admin" w:date="2024-04-23T08:30:00Z"/>
          <w:sz w:val="20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6683DEB4" w14:textId="65CC5F67" w:rsidR="0073184A" w:rsidDel="006F7396" w:rsidRDefault="006D4F62" w:rsidP="00040CBA">
      <w:pPr>
        <w:pStyle w:val="BodyText"/>
        <w:ind w:left="100"/>
        <w:rPr>
          <w:del w:id="727" w:author="Admin" w:date="2024-04-23T08:30:00Z"/>
          <w:sz w:val="20"/>
        </w:rPr>
      </w:pPr>
      <w:del w:id="728" w:author="Admin" w:date="2024-04-23T08:30:00Z">
        <w:r w:rsidDel="006F7396">
          <w:rPr>
            <w:noProof/>
            <w:sz w:val="20"/>
          </w:rPr>
          <w:drawing>
            <wp:inline distT="0" distB="0" distL="0" distR="0" wp14:anchorId="5BFBF7D3" wp14:editId="164D5703">
              <wp:extent cx="5948807" cy="3155537"/>
              <wp:effectExtent l="0" t="0" r="0" b="0"/>
              <wp:docPr id="33" name="Imag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Image 33"/>
                      <pic:cNvPicPr/>
                    </pic:nvPicPr>
                    <pic:blipFill>
                      <a:blip r:embed="rId5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8807" cy="31555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C03934D" w14:textId="55AF6C08" w:rsidR="0073184A" w:rsidDel="006F7396" w:rsidRDefault="006D4F62" w:rsidP="00040CBA">
      <w:pPr>
        <w:pStyle w:val="ListParagraph"/>
        <w:numPr>
          <w:ilvl w:val="1"/>
          <w:numId w:val="1"/>
        </w:numPr>
        <w:spacing w:before="192"/>
        <w:ind w:left="819" w:hanging="359"/>
        <w:rPr>
          <w:del w:id="729" w:author="Admin" w:date="2024-04-23T08:30:00Z"/>
          <w:b/>
          <w:sz w:val="28"/>
        </w:rPr>
      </w:pPr>
      <w:del w:id="730" w:author="Admin" w:date="2024-04-23T08:30:00Z">
        <w:r w:rsidDel="006F7396">
          <w:rPr>
            <w:b/>
            <w:sz w:val="28"/>
          </w:rPr>
          <w:delText>url</w:delText>
        </w:r>
        <w:r w:rsidDel="006F7396">
          <w:rPr>
            <w:b/>
            <w:spacing w:val="-4"/>
            <w:sz w:val="28"/>
          </w:rPr>
          <w:delText xml:space="preserve"> </w:delText>
        </w:r>
        <w:r w:rsidDel="006F7396">
          <w:rPr>
            <w:b/>
            <w:sz w:val="28"/>
          </w:rPr>
          <w:delText>-&gt;</w:delText>
        </w:r>
        <w:r w:rsidDel="006F7396">
          <w:rPr>
            <w:b/>
            <w:spacing w:val="-3"/>
            <w:sz w:val="28"/>
          </w:rPr>
          <w:delText xml:space="preserve"> </w:delText>
        </w:r>
        <w:r w:rsidDel="006F7396">
          <w:rPr>
            <w:b/>
            <w:spacing w:val="-5"/>
            <w:sz w:val="28"/>
          </w:rPr>
          <w:delText>api</w:delText>
        </w:r>
      </w:del>
    </w:p>
    <w:p w14:paraId="6036F119" w14:textId="454C4B73" w:rsidR="0073184A" w:rsidDel="006F7396" w:rsidRDefault="006D4F62" w:rsidP="00040CBA">
      <w:pPr>
        <w:pStyle w:val="BodyText"/>
        <w:spacing w:before="4"/>
        <w:rPr>
          <w:del w:id="731" w:author="Admin" w:date="2024-04-23T08:30:00Z"/>
          <w:b/>
          <w:sz w:val="14"/>
        </w:rPr>
      </w:pPr>
      <w:del w:id="732" w:author="Admin" w:date="2024-04-23T08:30:00Z">
        <w:r w:rsidDel="006F7396">
          <w:rPr>
            <w:noProof/>
          </w:rPr>
          <w:drawing>
            <wp:anchor distT="0" distB="0" distL="0" distR="0" simplePos="0" relativeHeight="251682816" behindDoc="1" locked="0" layoutInCell="1" allowOverlap="1" wp14:anchorId="1D862095" wp14:editId="300FDECA">
              <wp:simplePos x="0" y="0"/>
              <wp:positionH relativeFrom="page">
                <wp:posOffset>914400</wp:posOffset>
              </wp:positionH>
              <wp:positionV relativeFrom="paragraph">
                <wp:posOffset>120413</wp:posOffset>
              </wp:positionV>
              <wp:extent cx="5888782" cy="1678781"/>
              <wp:effectExtent l="0" t="0" r="0" b="0"/>
              <wp:wrapTopAndBottom/>
              <wp:docPr id="34" name="Imag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Image 34"/>
                      <pic:cNvPicPr/>
                    </pic:nvPicPr>
                    <pic:blipFill>
                      <a:blip r:embed="rId5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8782" cy="16787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36CC3D4D" w14:textId="1DF1B484" w:rsidR="0073184A" w:rsidDel="006F7396" w:rsidRDefault="006D4F62" w:rsidP="00040CBA">
      <w:pPr>
        <w:pStyle w:val="ListParagraph"/>
        <w:numPr>
          <w:ilvl w:val="0"/>
          <w:numId w:val="1"/>
        </w:numPr>
        <w:spacing w:before="210"/>
        <w:ind w:left="818" w:hanging="358"/>
        <w:rPr>
          <w:del w:id="733" w:author="Admin" w:date="2024-04-23T08:30:00Z"/>
          <w:sz w:val="28"/>
        </w:rPr>
      </w:pPr>
      <w:del w:id="734" w:author="Admin" w:date="2024-04-23T08:30:00Z">
        <w:r w:rsidDel="006F7396">
          <w:rPr>
            <w:spacing w:val="-4"/>
            <w:sz w:val="28"/>
          </w:rPr>
          <w:delText>Cart</w:delText>
        </w:r>
      </w:del>
    </w:p>
    <w:p w14:paraId="5458780E" w14:textId="33ECD68A" w:rsidR="0073184A" w:rsidDel="006F7396" w:rsidRDefault="006D4F62" w:rsidP="00040CBA">
      <w:pPr>
        <w:pStyle w:val="ListParagraph"/>
        <w:numPr>
          <w:ilvl w:val="1"/>
          <w:numId w:val="1"/>
        </w:numPr>
        <w:spacing w:before="23"/>
        <w:ind w:left="819" w:hanging="359"/>
        <w:rPr>
          <w:del w:id="735" w:author="Admin" w:date="2024-04-23T08:30:00Z"/>
          <w:sz w:val="28"/>
        </w:rPr>
      </w:pPr>
      <w:del w:id="736" w:author="Admin" w:date="2024-04-23T08:30:00Z">
        <w:r w:rsidDel="006F7396">
          <w:rPr>
            <w:sz w:val="28"/>
          </w:rPr>
          <w:delText>Connect</w:delText>
        </w:r>
        <w:r w:rsidDel="006F7396">
          <w:rPr>
            <w:spacing w:val="-9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db</w:delText>
        </w:r>
      </w:del>
    </w:p>
    <w:p w14:paraId="61029D0E" w14:textId="30DF0DB7" w:rsidR="0073184A" w:rsidDel="006F7396" w:rsidRDefault="006D4F62" w:rsidP="00040CBA">
      <w:pPr>
        <w:pStyle w:val="BodyText"/>
        <w:spacing w:before="4"/>
        <w:rPr>
          <w:del w:id="737" w:author="Admin" w:date="2024-04-23T08:30:00Z"/>
          <w:sz w:val="14"/>
        </w:rPr>
      </w:pPr>
      <w:del w:id="738" w:author="Admin" w:date="2024-04-23T08:30:00Z">
        <w:r w:rsidDel="006F7396">
          <w:rPr>
            <w:noProof/>
          </w:rPr>
          <w:drawing>
            <wp:anchor distT="0" distB="0" distL="0" distR="0" simplePos="0" relativeHeight="251687936" behindDoc="1" locked="0" layoutInCell="1" allowOverlap="1" wp14:anchorId="40C2155B" wp14:editId="6BE2B6E8">
              <wp:simplePos x="0" y="0"/>
              <wp:positionH relativeFrom="page">
                <wp:posOffset>1143000</wp:posOffset>
              </wp:positionH>
              <wp:positionV relativeFrom="paragraph">
                <wp:posOffset>120462</wp:posOffset>
              </wp:positionV>
              <wp:extent cx="3477363" cy="1914525"/>
              <wp:effectExtent l="0" t="0" r="0" b="0"/>
              <wp:wrapTopAndBottom/>
              <wp:docPr id="35" name="Imag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Image 35"/>
                      <pic:cNvPicPr/>
                    </pic:nvPicPr>
                    <pic:blipFill>
                      <a:blip r:embed="rId5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77363" cy="191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3C501879" w14:textId="3193C191" w:rsidR="0073184A" w:rsidDel="006F7396" w:rsidRDefault="006D4F62" w:rsidP="00040CBA">
      <w:pPr>
        <w:pStyle w:val="ListParagraph"/>
        <w:numPr>
          <w:ilvl w:val="1"/>
          <w:numId w:val="1"/>
        </w:numPr>
        <w:spacing w:before="198"/>
        <w:ind w:left="819" w:hanging="359"/>
        <w:rPr>
          <w:del w:id="739" w:author="Admin" w:date="2024-04-23T08:30:00Z"/>
          <w:sz w:val="28"/>
        </w:rPr>
      </w:pPr>
      <w:del w:id="740" w:author="Admin" w:date="2024-04-23T08:30:00Z">
        <w:r w:rsidDel="006F7396">
          <w:rPr>
            <w:spacing w:val="-2"/>
            <w:sz w:val="28"/>
          </w:rPr>
          <w:delText>Model</w:delText>
        </w:r>
      </w:del>
    </w:p>
    <w:p w14:paraId="67C7B37F" w14:textId="0C75A109" w:rsidR="0073184A" w:rsidDel="006F7396" w:rsidRDefault="0073184A" w:rsidP="00040CBA">
      <w:pPr>
        <w:rPr>
          <w:del w:id="741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733DEB4C" w14:textId="274B7C28" w:rsidR="0073184A" w:rsidDel="006F7396" w:rsidRDefault="006D4F62" w:rsidP="00040CBA">
      <w:pPr>
        <w:pStyle w:val="BodyText"/>
        <w:ind w:left="460"/>
        <w:rPr>
          <w:del w:id="742" w:author="Admin" w:date="2024-04-23T08:30:00Z"/>
          <w:sz w:val="20"/>
        </w:rPr>
      </w:pPr>
      <w:del w:id="743" w:author="Admin" w:date="2024-04-23T08:30:00Z">
        <w:r w:rsidDel="006F7396">
          <w:rPr>
            <w:noProof/>
            <w:sz w:val="20"/>
          </w:rPr>
          <w:drawing>
            <wp:inline distT="0" distB="0" distL="0" distR="0" wp14:anchorId="2F700E59" wp14:editId="738FE614">
              <wp:extent cx="4838700" cy="2143125"/>
              <wp:effectExtent l="0" t="0" r="0" b="0"/>
              <wp:docPr id="36" name="Imag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Image 36"/>
                      <pic:cNvPicPr/>
                    </pic:nvPicPr>
                    <pic:blipFill>
                      <a:blip r:embed="rId5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8700" cy="2143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78AC7C" w14:textId="54E54CEB" w:rsidR="0073184A" w:rsidDel="006F7396" w:rsidRDefault="006D4F62" w:rsidP="00040CBA">
      <w:pPr>
        <w:pStyle w:val="ListParagraph"/>
        <w:numPr>
          <w:ilvl w:val="1"/>
          <w:numId w:val="1"/>
        </w:numPr>
        <w:spacing w:before="198"/>
        <w:ind w:left="819" w:hanging="359"/>
        <w:rPr>
          <w:del w:id="744" w:author="Admin" w:date="2024-04-23T08:30:00Z"/>
          <w:sz w:val="28"/>
        </w:rPr>
      </w:pPr>
      <w:del w:id="745" w:author="Admin" w:date="2024-04-23T08:30:00Z">
        <w:r w:rsidDel="006F7396">
          <w:rPr>
            <w:spacing w:val="-4"/>
            <w:sz w:val="28"/>
          </w:rPr>
          <w:delText>View</w:delText>
        </w:r>
      </w:del>
    </w:p>
    <w:p w14:paraId="157DDDDA" w14:textId="7BC4A989" w:rsidR="0073184A" w:rsidDel="006F7396" w:rsidRDefault="0073184A" w:rsidP="00040CBA">
      <w:pPr>
        <w:rPr>
          <w:del w:id="746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18B4AEA4" w14:textId="0B79E253" w:rsidR="0073184A" w:rsidDel="006F7396" w:rsidRDefault="006D4F62" w:rsidP="00040CBA">
      <w:pPr>
        <w:pStyle w:val="BodyText"/>
        <w:ind w:left="460"/>
        <w:rPr>
          <w:del w:id="747" w:author="Admin" w:date="2024-04-23T08:30:00Z"/>
          <w:sz w:val="20"/>
        </w:rPr>
      </w:pPr>
      <w:del w:id="748" w:author="Admin" w:date="2024-04-23T08:30:00Z">
        <w:r w:rsidDel="006F7396">
          <w:rPr>
            <w:noProof/>
            <w:sz w:val="20"/>
          </w:rPr>
          <w:drawing>
            <wp:inline distT="0" distB="0" distL="0" distR="0" wp14:anchorId="40AEE72D" wp14:editId="727A7A95">
              <wp:extent cx="5870749" cy="5935980"/>
              <wp:effectExtent l="0" t="0" r="0" b="0"/>
              <wp:docPr id="37" name="Imag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Image 37"/>
                      <pic:cNvPicPr/>
                    </pic:nvPicPr>
                    <pic:blipFill>
                      <a:blip r:embed="rId5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70749" cy="5935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69C9720" w14:textId="5DEC3695" w:rsidR="0073184A" w:rsidDel="006F7396" w:rsidRDefault="0073184A" w:rsidP="00040CBA">
      <w:pPr>
        <w:rPr>
          <w:del w:id="749" w:author="Admin" w:date="2024-04-23T08:30:00Z"/>
          <w:sz w:val="20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205EA6C1" w14:textId="68FE4E72" w:rsidR="0073184A" w:rsidDel="006F7396" w:rsidRDefault="006D4F62" w:rsidP="00040CBA">
      <w:pPr>
        <w:pStyle w:val="BodyText"/>
        <w:ind w:left="460"/>
        <w:rPr>
          <w:del w:id="750" w:author="Admin" w:date="2024-04-23T08:30:00Z"/>
          <w:sz w:val="20"/>
        </w:rPr>
      </w:pPr>
      <w:del w:id="751" w:author="Admin" w:date="2024-04-23T08:30:00Z">
        <w:r w:rsidDel="006F7396">
          <w:rPr>
            <w:noProof/>
            <w:sz w:val="20"/>
          </w:rPr>
          <w:drawing>
            <wp:inline distT="0" distB="0" distL="0" distR="0" wp14:anchorId="1BF421DF" wp14:editId="5FBDA6EE">
              <wp:extent cx="5962996" cy="5309997"/>
              <wp:effectExtent l="0" t="0" r="0" b="0"/>
              <wp:docPr id="38" name="Imag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" name="Image 38"/>
                      <pic:cNvPicPr/>
                    </pic:nvPicPr>
                    <pic:blipFill>
                      <a:blip r:embed="rId5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2996" cy="53099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A3004D1" w14:textId="6DE14A62" w:rsidR="0073184A" w:rsidDel="006F7396" w:rsidRDefault="006D4F62" w:rsidP="00040CBA">
      <w:pPr>
        <w:pStyle w:val="ListParagraph"/>
        <w:numPr>
          <w:ilvl w:val="1"/>
          <w:numId w:val="1"/>
        </w:numPr>
        <w:spacing w:before="159"/>
        <w:ind w:left="819" w:hanging="359"/>
        <w:rPr>
          <w:del w:id="752" w:author="Admin" w:date="2024-04-23T08:30:00Z"/>
          <w:sz w:val="28"/>
        </w:rPr>
      </w:pPr>
      <w:del w:id="753" w:author="Admin" w:date="2024-04-23T08:30:00Z">
        <w:r w:rsidDel="006F7396">
          <w:rPr>
            <w:sz w:val="28"/>
          </w:rPr>
          <w:delText>Url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z w:val="28"/>
          </w:rPr>
          <w:delText>-&gt;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api</w:delText>
        </w:r>
      </w:del>
    </w:p>
    <w:p w14:paraId="4F35A370" w14:textId="1C21E982" w:rsidR="0073184A" w:rsidDel="006F7396" w:rsidRDefault="006D4F62" w:rsidP="00040CBA">
      <w:pPr>
        <w:pStyle w:val="BodyText"/>
        <w:spacing w:before="4"/>
        <w:rPr>
          <w:del w:id="754" w:author="Admin" w:date="2024-04-23T08:30:00Z"/>
          <w:sz w:val="14"/>
        </w:rPr>
      </w:pPr>
      <w:del w:id="755" w:author="Admin" w:date="2024-04-23T08:30:00Z">
        <w:r w:rsidDel="006F7396">
          <w:rPr>
            <w:noProof/>
          </w:rPr>
          <w:drawing>
            <wp:anchor distT="0" distB="0" distL="0" distR="0" simplePos="0" relativeHeight="251693056" behindDoc="1" locked="0" layoutInCell="1" allowOverlap="1" wp14:anchorId="23DD7F60" wp14:editId="09B9DB98">
              <wp:simplePos x="0" y="0"/>
              <wp:positionH relativeFrom="page">
                <wp:posOffset>1143000</wp:posOffset>
              </wp:positionH>
              <wp:positionV relativeFrom="paragraph">
                <wp:posOffset>120413</wp:posOffset>
              </wp:positionV>
              <wp:extent cx="5754230" cy="2133600"/>
              <wp:effectExtent l="0" t="0" r="0" b="0"/>
              <wp:wrapTopAndBottom/>
              <wp:docPr id="39" name="Imag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mage 39"/>
                      <pic:cNvPicPr/>
                    </pic:nvPicPr>
                    <pic:blipFill>
                      <a:blip r:embed="rId5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4230" cy="2133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57CBCD89" w14:textId="350C1E26" w:rsidR="0073184A" w:rsidDel="006F7396" w:rsidRDefault="006D4F62" w:rsidP="00040CBA">
      <w:pPr>
        <w:pStyle w:val="ListParagraph"/>
        <w:numPr>
          <w:ilvl w:val="0"/>
          <w:numId w:val="1"/>
        </w:numPr>
        <w:spacing w:before="185"/>
        <w:ind w:left="818" w:hanging="358"/>
        <w:rPr>
          <w:del w:id="756" w:author="Admin" w:date="2024-04-23T08:30:00Z"/>
          <w:sz w:val="28"/>
        </w:rPr>
      </w:pPr>
      <w:del w:id="757" w:author="Admin" w:date="2024-04-23T08:30:00Z">
        <w:r w:rsidDel="006F7396">
          <w:rPr>
            <w:spacing w:val="-2"/>
            <w:sz w:val="28"/>
          </w:rPr>
          <w:delText>clothes_service</w:delText>
        </w:r>
      </w:del>
    </w:p>
    <w:p w14:paraId="4098F668" w14:textId="2CED5C5E" w:rsidR="0073184A" w:rsidDel="006F7396" w:rsidRDefault="0073184A" w:rsidP="00040CBA">
      <w:pPr>
        <w:rPr>
          <w:del w:id="758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4731D45D" w14:textId="16271F7B" w:rsidR="0073184A" w:rsidDel="006F7396" w:rsidRDefault="006D4F62" w:rsidP="00040CBA">
      <w:pPr>
        <w:pStyle w:val="ListParagraph"/>
        <w:numPr>
          <w:ilvl w:val="0"/>
          <w:numId w:val="1"/>
        </w:numPr>
        <w:spacing w:before="57"/>
        <w:ind w:left="818" w:hanging="358"/>
        <w:rPr>
          <w:del w:id="759" w:author="Admin" w:date="2024-04-23T08:30:00Z"/>
          <w:sz w:val="28"/>
        </w:rPr>
      </w:pPr>
      <w:del w:id="760" w:author="Admin" w:date="2024-04-23T08:30:00Z">
        <w:r w:rsidDel="006F7396">
          <w:rPr>
            <w:spacing w:val="-2"/>
            <w:sz w:val="28"/>
          </w:rPr>
          <w:delText>mobile_service</w:delText>
        </w:r>
      </w:del>
    </w:p>
    <w:p w14:paraId="5DACD2CB" w14:textId="770FE570" w:rsidR="0073184A" w:rsidDel="006F7396" w:rsidRDefault="006D4F62" w:rsidP="00040CBA">
      <w:pPr>
        <w:pStyle w:val="ListParagraph"/>
        <w:numPr>
          <w:ilvl w:val="1"/>
          <w:numId w:val="1"/>
        </w:numPr>
        <w:spacing w:before="24"/>
        <w:ind w:left="819" w:hanging="359"/>
        <w:rPr>
          <w:del w:id="761" w:author="Admin" w:date="2024-04-23T08:30:00Z"/>
          <w:sz w:val="28"/>
        </w:rPr>
      </w:pPr>
      <w:del w:id="762" w:author="Admin" w:date="2024-04-23T08:30:00Z">
        <w:r w:rsidDel="006F7396">
          <w:rPr>
            <w:sz w:val="28"/>
          </w:rPr>
          <w:delText>Connect</w:delText>
        </w:r>
        <w:r w:rsidDel="006F7396">
          <w:rPr>
            <w:spacing w:val="-9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db</w:delText>
        </w:r>
      </w:del>
    </w:p>
    <w:p w14:paraId="4A1F9BE0" w14:textId="7A0CDABF" w:rsidR="0073184A" w:rsidDel="006F7396" w:rsidRDefault="006D4F62" w:rsidP="00040CBA">
      <w:pPr>
        <w:pStyle w:val="BodyText"/>
        <w:spacing w:before="4"/>
        <w:rPr>
          <w:del w:id="763" w:author="Admin" w:date="2024-04-23T08:30:00Z"/>
          <w:sz w:val="14"/>
        </w:rPr>
      </w:pPr>
      <w:del w:id="764" w:author="Admin" w:date="2024-04-23T08:30:00Z">
        <w:r w:rsidDel="006F7396">
          <w:rPr>
            <w:noProof/>
          </w:rPr>
          <w:drawing>
            <wp:anchor distT="0" distB="0" distL="0" distR="0" simplePos="0" relativeHeight="251698176" behindDoc="1" locked="0" layoutInCell="1" allowOverlap="1" wp14:anchorId="6AAFFA0E" wp14:editId="3A2A159C">
              <wp:simplePos x="0" y="0"/>
              <wp:positionH relativeFrom="page">
                <wp:posOffset>1143000</wp:posOffset>
              </wp:positionH>
              <wp:positionV relativeFrom="paragraph">
                <wp:posOffset>120633</wp:posOffset>
              </wp:positionV>
              <wp:extent cx="2667000" cy="1762125"/>
              <wp:effectExtent l="0" t="0" r="0" b="0"/>
              <wp:wrapTopAndBottom/>
              <wp:docPr id="40" name="Imag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Image 40"/>
                      <pic:cNvPicPr/>
                    </pic:nvPicPr>
                    <pic:blipFill>
                      <a:blip r:embed="rId5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0" cy="1762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39ABA9F5" w14:textId="1FA8AB3A" w:rsidR="0073184A" w:rsidDel="006F7396" w:rsidRDefault="006D4F62" w:rsidP="00040CBA">
      <w:pPr>
        <w:pStyle w:val="ListParagraph"/>
        <w:numPr>
          <w:ilvl w:val="1"/>
          <w:numId w:val="1"/>
        </w:numPr>
        <w:spacing w:before="198"/>
        <w:ind w:left="819" w:hanging="359"/>
        <w:rPr>
          <w:del w:id="765" w:author="Admin" w:date="2024-04-23T08:30:00Z"/>
          <w:sz w:val="28"/>
        </w:rPr>
      </w:pPr>
      <w:del w:id="766" w:author="Admin" w:date="2024-04-23T08:30:00Z">
        <w:r w:rsidDel="006F7396">
          <w:rPr>
            <w:spacing w:val="-2"/>
            <w:sz w:val="28"/>
          </w:rPr>
          <w:delText>Model</w:delText>
        </w:r>
      </w:del>
    </w:p>
    <w:p w14:paraId="09A3DDB8" w14:textId="53BC04B8" w:rsidR="0073184A" w:rsidDel="006F7396" w:rsidRDefault="006D4F62" w:rsidP="00040CBA">
      <w:pPr>
        <w:pStyle w:val="BodyText"/>
        <w:spacing w:before="4"/>
        <w:rPr>
          <w:del w:id="767" w:author="Admin" w:date="2024-04-23T08:30:00Z"/>
          <w:sz w:val="14"/>
        </w:rPr>
      </w:pPr>
      <w:del w:id="768" w:author="Admin" w:date="2024-04-23T08:30:00Z">
        <w:r w:rsidDel="006F7396">
          <w:rPr>
            <w:noProof/>
          </w:rPr>
          <w:drawing>
            <wp:anchor distT="0" distB="0" distL="0" distR="0" simplePos="0" relativeHeight="251703296" behindDoc="1" locked="0" layoutInCell="1" allowOverlap="1" wp14:anchorId="5EBD38F5" wp14:editId="7B8BCEC5">
              <wp:simplePos x="0" y="0"/>
              <wp:positionH relativeFrom="page">
                <wp:posOffset>1143000</wp:posOffset>
              </wp:positionH>
              <wp:positionV relativeFrom="paragraph">
                <wp:posOffset>120210</wp:posOffset>
              </wp:positionV>
              <wp:extent cx="4878120" cy="3095625"/>
              <wp:effectExtent l="0" t="0" r="0" b="0"/>
              <wp:wrapTopAndBottom/>
              <wp:docPr id="41" name="Imag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" name="Image 41"/>
                      <pic:cNvPicPr/>
                    </pic:nvPicPr>
                    <pic:blipFill>
                      <a:blip r:embed="rId6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8120" cy="3095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6E7D9AC8" w14:textId="03EFBA0D" w:rsidR="0073184A" w:rsidDel="006F7396" w:rsidRDefault="006D4F62" w:rsidP="00040CBA">
      <w:pPr>
        <w:pStyle w:val="ListParagraph"/>
        <w:numPr>
          <w:ilvl w:val="1"/>
          <w:numId w:val="1"/>
        </w:numPr>
        <w:spacing w:before="196"/>
        <w:ind w:left="819" w:hanging="359"/>
        <w:rPr>
          <w:del w:id="769" w:author="Admin" w:date="2024-04-23T08:30:00Z"/>
          <w:sz w:val="28"/>
        </w:rPr>
      </w:pPr>
      <w:del w:id="770" w:author="Admin" w:date="2024-04-23T08:30:00Z">
        <w:r w:rsidDel="006F7396">
          <w:rPr>
            <w:spacing w:val="-4"/>
            <w:sz w:val="28"/>
          </w:rPr>
          <w:delText>View</w:delText>
        </w:r>
      </w:del>
    </w:p>
    <w:p w14:paraId="63A7DAAC" w14:textId="1EC12CD0" w:rsidR="0073184A" w:rsidDel="006F7396" w:rsidRDefault="0073184A" w:rsidP="00040CBA">
      <w:pPr>
        <w:rPr>
          <w:del w:id="771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397CE79B" w14:textId="6FD42E06" w:rsidR="0073184A" w:rsidDel="006F7396" w:rsidRDefault="006D4F62" w:rsidP="00040CBA">
      <w:pPr>
        <w:pStyle w:val="BodyText"/>
        <w:ind w:left="460"/>
        <w:rPr>
          <w:del w:id="772" w:author="Admin" w:date="2024-04-23T08:30:00Z"/>
          <w:sz w:val="20"/>
        </w:rPr>
      </w:pPr>
      <w:del w:id="773" w:author="Admin" w:date="2024-04-23T08:30:00Z">
        <w:r w:rsidDel="006F7396">
          <w:rPr>
            <w:noProof/>
            <w:sz w:val="20"/>
          </w:rPr>
          <w:drawing>
            <wp:inline distT="0" distB="0" distL="0" distR="0" wp14:anchorId="3499F697" wp14:editId="3D88583F">
              <wp:extent cx="5943380" cy="5147119"/>
              <wp:effectExtent l="0" t="0" r="0" b="0"/>
              <wp:docPr id="42" name="Imag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Image 42"/>
                      <pic:cNvPicPr/>
                    </pic:nvPicPr>
                    <pic:blipFill>
                      <a:blip r:embed="rId6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380" cy="51471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7CDE719" w14:textId="59747D09" w:rsidR="0073184A" w:rsidDel="006F7396" w:rsidRDefault="006D4F62" w:rsidP="00040CBA">
      <w:pPr>
        <w:pStyle w:val="ListParagraph"/>
        <w:numPr>
          <w:ilvl w:val="1"/>
          <w:numId w:val="1"/>
        </w:numPr>
        <w:spacing w:before="181"/>
        <w:ind w:left="819" w:hanging="359"/>
        <w:rPr>
          <w:del w:id="774" w:author="Admin" w:date="2024-04-23T08:30:00Z"/>
          <w:sz w:val="28"/>
        </w:rPr>
      </w:pPr>
      <w:del w:id="775" w:author="Admin" w:date="2024-04-23T08:30:00Z">
        <w:r w:rsidDel="006F7396">
          <w:rPr>
            <w:sz w:val="28"/>
          </w:rPr>
          <w:delText>Url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z w:val="28"/>
          </w:rPr>
          <w:delText>-&gt;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api</w:delText>
        </w:r>
      </w:del>
    </w:p>
    <w:p w14:paraId="01276FFF" w14:textId="4102D665" w:rsidR="0073184A" w:rsidDel="006F7396" w:rsidRDefault="006D4F62" w:rsidP="00040CBA">
      <w:pPr>
        <w:pStyle w:val="BodyText"/>
        <w:spacing w:before="5"/>
        <w:rPr>
          <w:del w:id="776" w:author="Admin" w:date="2024-04-23T08:30:00Z"/>
          <w:sz w:val="14"/>
        </w:rPr>
      </w:pPr>
      <w:del w:id="777" w:author="Admin" w:date="2024-04-23T08:30:00Z">
        <w:r w:rsidDel="006F7396">
          <w:rPr>
            <w:noProof/>
          </w:rPr>
          <w:drawing>
            <wp:anchor distT="0" distB="0" distL="0" distR="0" simplePos="0" relativeHeight="251708416" behindDoc="1" locked="0" layoutInCell="1" allowOverlap="1" wp14:anchorId="3AEC4A41" wp14:editId="32AE4C51">
              <wp:simplePos x="0" y="0"/>
              <wp:positionH relativeFrom="page">
                <wp:posOffset>1143000</wp:posOffset>
              </wp:positionH>
              <wp:positionV relativeFrom="paragraph">
                <wp:posOffset>120641</wp:posOffset>
              </wp:positionV>
              <wp:extent cx="5917114" cy="1929383"/>
              <wp:effectExtent l="0" t="0" r="0" b="0"/>
              <wp:wrapTopAndBottom/>
              <wp:docPr id="43" name="Imag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Image 43"/>
                      <pic:cNvPicPr/>
                    </pic:nvPicPr>
                    <pic:blipFill>
                      <a:blip r:embed="rId6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7114" cy="19293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610028CE" w14:textId="67D211C0" w:rsidR="0073184A" w:rsidDel="006F7396" w:rsidRDefault="006D4F62" w:rsidP="00040CBA">
      <w:pPr>
        <w:pStyle w:val="ListParagraph"/>
        <w:numPr>
          <w:ilvl w:val="0"/>
          <w:numId w:val="1"/>
        </w:numPr>
        <w:spacing w:before="203"/>
        <w:ind w:left="818" w:hanging="358"/>
        <w:rPr>
          <w:del w:id="778" w:author="Admin" w:date="2024-04-23T08:30:00Z"/>
          <w:b/>
          <w:sz w:val="28"/>
        </w:rPr>
      </w:pPr>
      <w:del w:id="779" w:author="Admin" w:date="2024-04-23T08:30:00Z">
        <w:r w:rsidDel="006F7396">
          <w:rPr>
            <w:b/>
            <w:spacing w:val="-2"/>
            <w:sz w:val="28"/>
          </w:rPr>
          <w:delText>Manager</w:delText>
        </w:r>
      </w:del>
    </w:p>
    <w:p w14:paraId="5E2A5641" w14:textId="4E29F3B1" w:rsidR="0073184A" w:rsidDel="006F7396" w:rsidRDefault="006D4F62" w:rsidP="00040CBA">
      <w:pPr>
        <w:pStyle w:val="ListParagraph"/>
        <w:numPr>
          <w:ilvl w:val="1"/>
          <w:numId w:val="1"/>
        </w:numPr>
        <w:spacing w:before="29"/>
        <w:ind w:left="819" w:hanging="359"/>
        <w:rPr>
          <w:del w:id="780" w:author="Admin" w:date="2024-04-23T08:30:00Z"/>
          <w:sz w:val="28"/>
        </w:rPr>
      </w:pPr>
      <w:del w:id="781" w:author="Admin" w:date="2024-04-23T08:30:00Z">
        <w:r w:rsidDel="006F7396">
          <w:rPr>
            <w:sz w:val="28"/>
          </w:rPr>
          <w:delText>Connect</w:delText>
        </w:r>
        <w:r w:rsidDel="006F7396">
          <w:rPr>
            <w:spacing w:val="-9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db</w:delText>
        </w:r>
      </w:del>
    </w:p>
    <w:p w14:paraId="193BE4BE" w14:textId="3A76BC58" w:rsidR="0073184A" w:rsidDel="006F7396" w:rsidRDefault="0073184A" w:rsidP="00040CBA">
      <w:pPr>
        <w:rPr>
          <w:del w:id="782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29C2FA6F" w14:textId="5EDB0679" w:rsidR="0073184A" w:rsidDel="006F7396" w:rsidRDefault="006D4F62" w:rsidP="00040CBA">
      <w:pPr>
        <w:pStyle w:val="BodyText"/>
        <w:ind w:left="460"/>
        <w:rPr>
          <w:del w:id="783" w:author="Admin" w:date="2024-04-23T08:30:00Z"/>
          <w:sz w:val="20"/>
        </w:rPr>
      </w:pPr>
      <w:del w:id="784" w:author="Admin" w:date="2024-04-23T08:30:00Z">
        <w:r w:rsidDel="006F7396">
          <w:rPr>
            <w:noProof/>
            <w:sz w:val="20"/>
          </w:rPr>
          <w:drawing>
            <wp:inline distT="0" distB="0" distL="0" distR="0" wp14:anchorId="363347DA" wp14:editId="63B29AB0">
              <wp:extent cx="2628900" cy="1800225"/>
              <wp:effectExtent l="0" t="0" r="0" b="0"/>
              <wp:docPr id="44" name="Imag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Image 44"/>
                      <pic:cNvPicPr/>
                    </pic:nvPicPr>
                    <pic:blipFill>
                      <a:blip r:embed="rId6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8900" cy="1800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80E2AA6" w14:textId="35E64ADA" w:rsidR="0073184A" w:rsidDel="006F7396" w:rsidRDefault="006D4F62" w:rsidP="00040CBA">
      <w:pPr>
        <w:pStyle w:val="ListParagraph"/>
        <w:numPr>
          <w:ilvl w:val="1"/>
          <w:numId w:val="1"/>
        </w:numPr>
        <w:spacing w:before="196"/>
        <w:ind w:left="819" w:hanging="359"/>
        <w:rPr>
          <w:del w:id="785" w:author="Admin" w:date="2024-04-23T08:30:00Z"/>
          <w:sz w:val="28"/>
        </w:rPr>
      </w:pPr>
      <w:del w:id="786" w:author="Admin" w:date="2024-04-23T08:30:00Z">
        <w:r w:rsidDel="006F7396">
          <w:rPr>
            <w:spacing w:val="-2"/>
            <w:sz w:val="28"/>
          </w:rPr>
          <w:delText>Model</w:delText>
        </w:r>
      </w:del>
    </w:p>
    <w:p w14:paraId="1286F03C" w14:textId="0F02C073" w:rsidR="0073184A" w:rsidDel="006F7396" w:rsidRDefault="006D4F62" w:rsidP="00040CBA">
      <w:pPr>
        <w:pStyle w:val="BodyText"/>
        <w:spacing w:before="5"/>
        <w:rPr>
          <w:del w:id="787" w:author="Admin" w:date="2024-04-23T08:30:00Z"/>
          <w:sz w:val="14"/>
        </w:rPr>
      </w:pPr>
      <w:del w:id="788" w:author="Admin" w:date="2024-04-23T08:30:00Z">
        <w:r w:rsidDel="006F7396">
          <w:rPr>
            <w:noProof/>
          </w:rPr>
          <w:drawing>
            <wp:anchor distT="0" distB="0" distL="0" distR="0" simplePos="0" relativeHeight="251713536" behindDoc="1" locked="0" layoutInCell="1" allowOverlap="1" wp14:anchorId="1DB00A34" wp14:editId="55E534EB">
              <wp:simplePos x="0" y="0"/>
              <wp:positionH relativeFrom="page">
                <wp:posOffset>1143000</wp:posOffset>
              </wp:positionH>
              <wp:positionV relativeFrom="paragraph">
                <wp:posOffset>120641</wp:posOffset>
              </wp:positionV>
              <wp:extent cx="4029099" cy="2057400"/>
              <wp:effectExtent l="0" t="0" r="0" b="0"/>
              <wp:wrapTopAndBottom/>
              <wp:docPr id="45" name="Imag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Image 45"/>
                      <pic:cNvPicPr/>
                    </pic:nvPicPr>
                    <pic:blipFill>
                      <a:blip r:embed="rId6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29099" cy="2057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5DBADDAD" w14:textId="77957F91" w:rsidR="0073184A" w:rsidDel="006F7396" w:rsidRDefault="006D4F62" w:rsidP="00040CBA">
      <w:pPr>
        <w:pStyle w:val="ListParagraph"/>
        <w:numPr>
          <w:ilvl w:val="1"/>
          <w:numId w:val="1"/>
        </w:numPr>
        <w:spacing w:before="184"/>
        <w:ind w:left="819" w:hanging="359"/>
        <w:rPr>
          <w:del w:id="789" w:author="Admin" w:date="2024-04-23T08:30:00Z"/>
          <w:sz w:val="28"/>
        </w:rPr>
      </w:pPr>
      <w:del w:id="790" w:author="Admin" w:date="2024-04-23T08:30:00Z">
        <w:r w:rsidDel="006F7396">
          <w:rPr>
            <w:spacing w:val="-4"/>
            <w:sz w:val="28"/>
          </w:rPr>
          <w:delText>View</w:delText>
        </w:r>
      </w:del>
    </w:p>
    <w:p w14:paraId="64D7124F" w14:textId="3D4BD3B0" w:rsidR="0073184A" w:rsidDel="006F7396" w:rsidRDefault="0073184A" w:rsidP="00040CBA">
      <w:pPr>
        <w:rPr>
          <w:del w:id="791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29E64016" w14:textId="43C7B132" w:rsidR="0073184A" w:rsidDel="006F7396" w:rsidRDefault="006D4F62" w:rsidP="00040CBA">
      <w:pPr>
        <w:pStyle w:val="BodyText"/>
        <w:ind w:left="460"/>
        <w:rPr>
          <w:del w:id="792" w:author="Admin" w:date="2024-04-23T08:30:00Z"/>
          <w:sz w:val="20"/>
        </w:rPr>
      </w:pPr>
      <w:del w:id="793" w:author="Admin" w:date="2024-04-23T08:30:00Z">
        <w:r w:rsidDel="006F7396">
          <w:rPr>
            <w:noProof/>
            <w:sz w:val="20"/>
          </w:rPr>
          <w:drawing>
            <wp:inline distT="0" distB="0" distL="0" distR="0" wp14:anchorId="3CABDBDA" wp14:editId="552BF330">
              <wp:extent cx="5885001" cy="5356860"/>
              <wp:effectExtent l="0" t="0" r="0" b="0"/>
              <wp:docPr id="46" name="Imag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" name="Image 46"/>
                      <pic:cNvPicPr/>
                    </pic:nvPicPr>
                    <pic:blipFill>
                      <a:blip r:embed="rId6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5001" cy="5356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135483D" w14:textId="5EE59258" w:rsidR="0073184A" w:rsidDel="006F7396" w:rsidRDefault="0073184A" w:rsidP="00040CBA">
      <w:pPr>
        <w:rPr>
          <w:del w:id="794" w:author="Admin" w:date="2024-04-23T08:30:00Z"/>
          <w:sz w:val="20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74210122" w14:textId="54ACCEA0" w:rsidR="0073184A" w:rsidDel="006F7396" w:rsidRDefault="006D4F62" w:rsidP="00040CBA">
      <w:pPr>
        <w:pStyle w:val="BodyText"/>
        <w:ind w:left="460"/>
        <w:rPr>
          <w:del w:id="795" w:author="Admin" w:date="2024-04-23T08:30:00Z"/>
          <w:sz w:val="20"/>
        </w:rPr>
      </w:pPr>
      <w:del w:id="796" w:author="Admin" w:date="2024-04-23T08:30:00Z">
        <w:r w:rsidDel="006F7396">
          <w:rPr>
            <w:noProof/>
            <w:sz w:val="20"/>
          </w:rPr>
          <w:drawing>
            <wp:inline distT="0" distB="0" distL="0" distR="0" wp14:anchorId="21DFD261" wp14:editId="121D4DC9">
              <wp:extent cx="5913965" cy="4733067"/>
              <wp:effectExtent l="0" t="0" r="0" b="0"/>
              <wp:docPr id="47" name="Imag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" name="Image 47"/>
                      <pic:cNvPicPr/>
                    </pic:nvPicPr>
                    <pic:blipFill>
                      <a:blip r:embed="rId6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3965" cy="47330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1355F4D" w14:textId="67AACFDA" w:rsidR="0073184A" w:rsidDel="006F7396" w:rsidRDefault="006D4F62" w:rsidP="00040CBA">
      <w:pPr>
        <w:pStyle w:val="ListParagraph"/>
        <w:numPr>
          <w:ilvl w:val="1"/>
          <w:numId w:val="1"/>
        </w:numPr>
        <w:spacing w:before="228"/>
        <w:ind w:left="819" w:hanging="359"/>
        <w:rPr>
          <w:del w:id="797" w:author="Admin" w:date="2024-04-23T08:30:00Z"/>
          <w:sz w:val="28"/>
        </w:rPr>
      </w:pPr>
      <w:del w:id="798" w:author="Admin" w:date="2024-04-23T08:30:00Z">
        <w:r w:rsidDel="006F7396">
          <w:rPr>
            <w:sz w:val="28"/>
          </w:rPr>
          <w:delText>Url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z w:val="28"/>
          </w:rPr>
          <w:delText>-&gt;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api</w:delText>
        </w:r>
      </w:del>
    </w:p>
    <w:p w14:paraId="6795EC34" w14:textId="673CFC43" w:rsidR="0073184A" w:rsidDel="006F7396" w:rsidRDefault="006D4F62" w:rsidP="00040CBA">
      <w:pPr>
        <w:pStyle w:val="BodyText"/>
        <w:spacing w:before="4"/>
        <w:rPr>
          <w:del w:id="799" w:author="Admin" w:date="2024-04-23T08:30:00Z"/>
          <w:sz w:val="14"/>
        </w:rPr>
      </w:pPr>
      <w:del w:id="800" w:author="Admin" w:date="2024-04-23T08:30:00Z">
        <w:r w:rsidDel="006F7396">
          <w:rPr>
            <w:noProof/>
          </w:rPr>
          <w:drawing>
            <wp:anchor distT="0" distB="0" distL="0" distR="0" simplePos="0" relativeHeight="251718656" behindDoc="1" locked="0" layoutInCell="1" allowOverlap="1" wp14:anchorId="0627D039" wp14:editId="093DC73A">
              <wp:simplePos x="0" y="0"/>
              <wp:positionH relativeFrom="page">
                <wp:posOffset>1143000</wp:posOffset>
              </wp:positionH>
              <wp:positionV relativeFrom="paragraph">
                <wp:posOffset>120413</wp:posOffset>
              </wp:positionV>
              <wp:extent cx="5923684" cy="2013394"/>
              <wp:effectExtent l="0" t="0" r="0" b="0"/>
              <wp:wrapTopAndBottom/>
              <wp:docPr id="48" name="Imag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8" name="Image 48"/>
                      <pic:cNvPicPr/>
                    </pic:nvPicPr>
                    <pic:blipFill>
                      <a:blip r:embed="rId6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23684" cy="20133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7D9381EB" w14:textId="72B71488" w:rsidR="0073184A" w:rsidDel="006F7396" w:rsidRDefault="006D4F62" w:rsidP="00040CBA">
      <w:pPr>
        <w:pStyle w:val="ListParagraph"/>
        <w:numPr>
          <w:ilvl w:val="0"/>
          <w:numId w:val="1"/>
        </w:numPr>
        <w:spacing w:before="192"/>
        <w:ind w:left="818" w:hanging="358"/>
        <w:rPr>
          <w:del w:id="801" w:author="Admin" w:date="2024-04-23T08:30:00Z"/>
          <w:b/>
          <w:sz w:val="28"/>
        </w:rPr>
      </w:pPr>
      <w:del w:id="802" w:author="Admin" w:date="2024-04-23T08:30:00Z">
        <w:r w:rsidDel="006F7396">
          <w:rPr>
            <w:b/>
            <w:spacing w:val="-2"/>
            <w:sz w:val="28"/>
          </w:rPr>
          <w:delText>Order</w:delText>
        </w:r>
      </w:del>
    </w:p>
    <w:p w14:paraId="1EEC1E51" w14:textId="131E988F" w:rsidR="0073184A" w:rsidDel="006F7396" w:rsidRDefault="006D4F62" w:rsidP="00040CBA">
      <w:pPr>
        <w:pStyle w:val="ListParagraph"/>
        <w:numPr>
          <w:ilvl w:val="0"/>
          <w:numId w:val="1"/>
        </w:numPr>
        <w:spacing w:before="28"/>
        <w:ind w:left="818" w:hanging="358"/>
        <w:rPr>
          <w:del w:id="803" w:author="Admin" w:date="2024-04-23T08:30:00Z"/>
          <w:b/>
          <w:sz w:val="28"/>
        </w:rPr>
      </w:pPr>
      <w:del w:id="804" w:author="Admin" w:date="2024-04-23T08:30:00Z">
        <w:r w:rsidDel="006F7396">
          <w:rPr>
            <w:b/>
            <w:spacing w:val="-2"/>
            <w:sz w:val="28"/>
          </w:rPr>
          <w:delText>Payment</w:delText>
        </w:r>
      </w:del>
    </w:p>
    <w:p w14:paraId="6353CC56" w14:textId="0980F272" w:rsidR="0073184A" w:rsidDel="006F7396" w:rsidRDefault="006D4F62" w:rsidP="00040CBA">
      <w:pPr>
        <w:pStyle w:val="ListParagraph"/>
        <w:numPr>
          <w:ilvl w:val="0"/>
          <w:numId w:val="1"/>
        </w:numPr>
        <w:spacing w:before="24"/>
        <w:ind w:left="818" w:hanging="358"/>
        <w:rPr>
          <w:del w:id="805" w:author="Admin" w:date="2024-04-23T08:30:00Z"/>
          <w:b/>
          <w:sz w:val="28"/>
        </w:rPr>
      </w:pPr>
      <w:del w:id="806" w:author="Admin" w:date="2024-04-23T08:30:00Z">
        <w:r w:rsidDel="006F7396">
          <w:rPr>
            <w:b/>
            <w:spacing w:val="-2"/>
            <w:sz w:val="28"/>
          </w:rPr>
          <w:delText>Search</w:delText>
        </w:r>
      </w:del>
    </w:p>
    <w:p w14:paraId="20D2E0F3" w14:textId="216FA7CE" w:rsidR="0073184A" w:rsidDel="006F7396" w:rsidRDefault="006D4F62" w:rsidP="00040CBA">
      <w:pPr>
        <w:pStyle w:val="ListParagraph"/>
        <w:numPr>
          <w:ilvl w:val="1"/>
          <w:numId w:val="1"/>
        </w:numPr>
        <w:spacing w:before="28"/>
        <w:ind w:left="819" w:hanging="359"/>
        <w:rPr>
          <w:del w:id="807" w:author="Admin" w:date="2024-04-23T08:30:00Z"/>
          <w:sz w:val="28"/>
        </w:rPr>
      </w:pPr>
      <w:del w:id="808" w:author="Admin" w:date="2024-04-23T08:30:00Z">
        <w:r w:rsidDel="006F7396">
          <w:rPr>
            <w:sz w:val="28"/>
          </w:rPr>
          <w:delText>Connect</w:delText>
        </w:r>
        <w:r w:rsidDel="006F7396">
          <w:rPr>
            <w:spacing w:val="-9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db</w:delText>
        </w:r>
      </w:del>
    </w:p>
    <w:p w14:paraId="550C9EB8" w14:textId="53855FA1" w:rsidR="0073184A" w:rsidDel="006F7396" w:rsidRDefault="0073184A" w:rsidP="00040CBA">
      <w:pPr>
        <w:rPr>
          <w:del w:id="809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6031EDE1" w14:textId="6356CBCC" w:rsidR="0073184A" w:rsidDel="006F7396" w:rsidRDefault="006D4F62" w:rsidP="00040CBA">
      <w:pPr>
        <w:pStyle w:val="BodyText"/>
        <w:ind w:left="460"/>
        <w:rPr>
          <w:del w:id="810" w:author="Admin" w:date="2024-04-23T08:30:00Z"/>
          <w:sz w:val="20"/>
        </w:rPr>
      </w:pPr>
      <w:del w:id="811" w:author="Admin" w:date="2024-04-23T08:30:00Z">
        <w:r w:rsidDel="006F7396">
          <w:rPr>
            <w:noProof/>
            <w:sz w:val="20"/>
          </w:rPr>
          <w:drawing>
            <wp:inline distT="0" distB="0" distL="0" distR="0" wp14:anchorId="019580FA" wp14:editId="2210C02F">
              <wp:extent cx="2295525" cy="1190625"/>
              <wp:effectExtent l="0" t="0" r="0" b="0"/>
              <wp:docPr id="49" name="Imag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9" name="Image 49"/>
                      <pic:cNvPicPr/>
                    </pic:nvPicPr>
                    <pic:blipFill>
                      <a:blip r:embed="rId6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5525" cy="1190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67FC64C" w14:textId="7794F324" w:rsidR="0073184A" w:rsidDel="006F7396" w:rsidRDefault="006D4F62" w:rsidP="00040CBA">
      <w:pPr>
        <w:pStyle w:val="ListParagraph"/>
        <w:numPr>
          <w:ilvl w:val="1"/>
          <w:numId w:val="1"/>
        </w:numPr>
        <w:spacing w:before="196"/>
        <w:ind w:left="819" w:hanging="359"/>
        <w:rPr>
          <w:del w:id="812" w:author="Admin" w:date="2024-04-23T08:30:00Z"/>
          <w:sz w:val="28"/>
        </w:rPr>
      </w:pPr>
      <w:del w:id="813" w:author="Admin" w:date="2024-04-23T08:30:00Z">
        <w:r w:rsidDel="006F7396">
          <w:rPr>
            <w:spacing w:val="-2"/>
            <w:sz w:val="28"/>
          </w:rPr>
          <w:delText>Model</w:delText>
        </w:r>
      </w:del>
    </w:p>
    <w:p w14:paraId="1EE75197" w14:textId="347245E3" w:rsidR="0073184A" w:rsidDel="006F7396" w:rsidRDefault="006D4F62" w:rsidP="00040CBA">
      <w:pPr>
        <w:pStyle w:val="BodyText"/>
        <w:spacing w:before="5"/>
        <w:rPr>
          <w:del w:id="814" w:author="Admin" w:date="2024-04-23T08:30:00Z"/>
          <w:sz w:val="14"/>
        </w:rPr>
      </w:pPr>
      <w:del w:id="815" w:author="Admin" w:date="2024-04-23T08:30:00Z">
        <w:r w:rsidDel="006F7396">
          <w:rPr>
            <w:noProof/>
          </w:rPr>
          <w:drawing>
            <wp:anchor distT="0" distB="0" distL="0" distR="0" simplePos="0" relativeHeight="251723776" behindDoc="1" locked="0" layoutInCell="1" allowOverlap="1" wp14:anchorId="0B4F8438" wp14:editId="77A982D1">
              <wp:simplePos x="0" y="0"/>
              <wp:positionH relativeFrom="page">
                <wp:posOffset>1143000</wp:posOffset>
              </wp:positionH>
              <wp:positionV relativeFrom="paragraph">
                <wp:posOffset>120641</wp:posOffset>
              </wp:positionV>
              <wp:extent cx="4114800" cy="2438400"/>
              <wp:effectExtent l="0" t="0" r="0" b="0"/>
              <wp:wrapTopAndBottom/>
              <wp:docPr id="50" name="Imag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" name="Image 50"/>
                      <pic:cNvPicPr/>
                    </pic:nvPicPr>
                    <pic:blipFill>
                      <a:blip r:embed="rId6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14800" cy="2438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2B31CAA0" w14:textId="7596F6B0" w:rsidR="0073184A" w:rsidDel="006F7396" w:rsidRDefault="006D4F62" w:rsidP="00040CBA">
      <w:pPr>
        <w:pStyle w:val="ListParagraph"/>
        <w:numPr>
          <w:ilvl w:val="1"/>
          <w:numId w:val="1"/>
        </w:numPr>
        <w:spacing w:before="184"/>
        <w:ind w:left="819" w:hanging="359"/>
        <w:rPr>
          <w:del w:id="816" w:author="Admin" w:date="2024-04-23T08:30:00Z"/>
          <w:sz w:val="28"/>
        </w:rPr>
      </w:pPr>
      <w:del w:id="817" w:author="Admin" w:date="2024-04-23T08:30:00Z">
        <w:r w:rsidDel="006F7396">
          <w:rPr>
            <w:spacing w:val="-4"/>
            <w:sz w:val="28"/>
          </w:rPr>
          <w:delText>View</w:delText>
        </w:r>
      </w:del>
    </w:p>
    <w:p w14:paraId="30371B84" w14:textId="3B82A68A" w:rsidR="0073184A" w:rsidDel="006F7396" w:rsidRDefault="0073184A" w:rsidP="00040CBA">
      <w:pPr>
        <w:rPr>
          <w:del w:id="818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4D27640E" w14:textId="2A89B2DF" w:rsidR="0073184A" w:rsidDel="006F7396" w:rsidRDefault="006D4F62" w:rsidP="00040CBA">
      <w:pPr>
        <w:pStyle w:val="BodyText"/>
        <w:ind w:left="460"/>
        <w:rPr>
          <w:del w:id="819" w:author="Admin" w:date="2024-04-23T08:30:00Z"/>
          <w:sz w:val="20"/>
        </w:rPr>
      </w:pPr>
      <w:del w:id="820" w:author="Admin" w:date="2024-04-23T08:30:00Z">
        <w:r w:rsidDel="006F7396">
          <w:rPr>
            <w:noProof/>
            <w:sz w:val="20"/>
          </w:rPr>
          <w:drawing>
            <wp:inline distT="0" distB="0" distL="0" distR="0" wp14:anchorId="254D6706" wp14:editId="3D0C9186">
              <wp:extent cx="5902317" cy="5778722"/>
              <wp:effectExtent l="0" t="0" r="0" b="0"/>
              <wp:docPr id="51" name="Imag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1" name="Image 51"/>
                      <pic:cNvPicPr/>
                    </pic:nvPicPr>
                    <pic:blipFill>
                      <a:blip r:embed="rId7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2317" cy="57787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B364366" w14:textId="7F9FD5AC" w:rsidR="0073184A" w:rsidDel="006F7396" w:rsidRDefault="0073184A" w:rsidP="00040CBA">
      <w:pPr>
        <w:rPr>
          <w:del w:id="821" w:author="Admin" w:date="2024-04-23T08:30:00Z"/>
          <w:sz w:val="20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6BC4A9D8" w14:textId="65C9F660" w:rsidR="0073184A" w:rsidDel="006F7396" w:rsidRDefault="006D4F62" w:rsidP="00040CBA">
      <w:pPr>
        <w:pStyle w:val="BodyText"/>
        <w:ind w:left="460"/>
        <w:rPr>
          <w:del w:id="822" w:author="Admin" w:date="2024-04-23T08:30:00Z"/>
          <w:sz w:val="20"/>
        </w:rPr>
      </w:pPr>
      <w:del w:id="823" w:author="Admin" w:date="2024-04-23T08:30:00Z">
        <w:r w:rsidDel="006F7396">
          <w:rPr>
            <w:noProof/>
            <w:sz w:val="20"/>
          </w:rPr>
          <w:drawing>
            <wp:inline distT="0" distB="0" distL="0" distR="0" wp14:anchorId="3DC839BE" wp14:editId="2637966D">
              <wp:extent cx="5959099" cy="3173729"/>
              <wp:effectExtent l="0" t="0" r="0" b="0"/>
              <wp:docPr id="52" name="Imag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2" name="Image 52"/>
                      <pic:cNvPicPr/>
                    </pic:nvPicPr>
                    <pic:blipFill>
                      <a:blip r:embed="rId7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9099" cy="31737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2B4C52B" w14:textId="615A3D03" w:rsidR="0073184A" w:rsidDel="006F7396" w:rsidRDefault="006D4F62" w:rsidP="00040CBA">
      <w:pPr>
        <w:pStyle w:val="ListParagraph"/>
        <w:numPr>
          <w:ilvl w:val="1"/>
          <w:numId w:val="1"/>
        </w:numPr>
        <w:spacing w:before="169"/>
        <w:ind w:left="819" w:hanging="359"/>
        <w:rPr>
          <w:del w:id="824" w:author="Admin" w:date="2024-04-23T08:30:00Z"/>
          <w:sz w:val="28"/>
        </w:rPr>
      </w:pPr>
      <w:del w:id="825" w:author="Admin" w:date="2024-04-23T08:30:00Z">
        <w:r w:rsidDel="006F7396">
          <w:rPr>
            <w:sz w:val="28"/>
          </w:rPr>
          <w:delText>Url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z w:val="28"/>
          </w:rPr>
          <w:delText>-&gt;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api</w:delText>
        </w:r>
      </w:del>
    </w:p>
    <w:p w14:paraId="1BFCECA6" w14:textId="151F1F92" w:rsidR="0073184A" w:rsidDel="006F7396" w:rsidRDefault="006D4F62" w:rsidP="00040CBA">
      <w:pPr>
        <w:pStyle w:val="BodyText"/>
        <w:spacing w:before="4"/>
        <w:rPr>
          <w:del w:id="826" w:author="Admin" w:date="2024-04-23T08:30:00Z"/>
          <w:sz w:val="14"/>
        </w:rPr>
      </w:pPr>
      <w:del w:id="827" w:author="Admin" w:date="2024-04-23T08:30:00Z">
        <w:r w:rsidDel="006F7396">
          <w:rPr>
            <w:noProof/>
          </w:rPr>
          <w:drawing>
            <wp:anchor distT="0" distB="0" distL="0" distR="0" simplePos="0" relativeHeight="251728896" behindDoc="1" locked="0" layoutInCell="1" allowOverlap="1" wp14:anchorId="781F0A03" wp14:editId="3D9297C8">
              <wp:simplePos x="0" y="0"/>
              <wp:positionH relativeFrom="page">
                <wp:posOffset>1143000</wp:posOffset>
              </wp:positionH>
              <wp:positionV relativeFrom="paragraph">
                <wp:posOffset>120286</wp:posOffset>
              </wp:positionV>
              <wp:extent cx="5582371" cy="2162175"/>
              <wp:effectExtent l="0" t="0" r="0" b="0"/>
              <wp:wrapTopAndBottom/>
              <wp:docPr id="53" name="Imag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" name="Image 53"/>
                      <pic:cNvPicPr/>
                    </pic:nvPicPr>
                    <pic:blipFill>
                      <a:blip r:embed="rId7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2371" cy="2162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510F50AE" w14:textId="47992488" w:rsidR="0073184A" w:rsidDel="006F7396" w:rsidRDefault="006D4F62" w:rsidP="00040CBA">
      <w:pPr>
        <w:pStyle w:val="ListParagraph"/>
        <w:numPr>
          <w:ilvl w:val="0"/>
          <w:numId w:val="1"/>
        </w:numPr>
        <w:spacing w:before="197"/>
        <w:ind w:left="818" w:hanging="358"/>
        <w:rPr>
          <w:del w:id="828" w:author="Admin" w:date="2024-04-23T08:30:00Z"/>
          <w:b/>
          <w:sz w:val="28"/>
        </w:rPr>
      </w:pPr>
      <w:del w:id="829" w:author="Admin" w:date="2024-04-23T08:30:00Z">
        <w:r w:rsidDel="006F7396">
          <w:rPr>
            <w:b/>
            <w:spacing w:val="-2"/>
            <w:sz w:val="28"/>
          </w:rPr>
          <w:delText>Shipment</w:delText>
        </w:r>
      </w:del>
    </w:p>
    <w:p w14:paraId="5396FBC6" w14:textId="08E4083E" w:rsidR="0073184A" w:rsidDel="006F7396" w:rsidRDefault="006D4F62" w:rsidP="00040CBA">
      <w:pPr>
        <w:pStyle w:val="ListParagraph"/>
        <w:numPr>
          <w:ilvl w:val="0"/>
          <w:numId w:val="1"/>
        </w:numPr>
        <w:spacing w:before="24"/>
        <w:ind w:left="818" w:hanging="358"/>
        <w:rPr>
          <w:del w:id="830" w:author="Admin" w:date="2024-04-23T08:30:00Z"/>
          <w:b/>
          <w:sz w:val="26"/>
        </w:rPr>
      </w:pPr>
      <w:del w:id="831" w:author="Admin" w:date="2024-04-23T08:30:00Z">
        <w:r w:rsidDel="006F7396">
          <w:rPr>
            <w:b/>
            <w:spacing w:val="-4"/>
            <w:sz w:val="28"/>
          </w:rPr>
          <w:delText>User</w:delText>
        </w:r>
      </w:del>
    </w:p>
    <w:p w14:paraId="6245CF97" w14:textId="66CD81B1" w:rsidR="0073184A" w:rsidDel="006F7396" w:rsidRDefault="006D4F62" w:rsidP="00040CBA">
      <w:pPr>
        <w:pStyle w:val="ListParagraph"/>
        <w:numPr>
          <w:ilvl w:val="1"/>
          <w:numId w:val="1"/>
        </w:numPr>
        <w:spacing w:before="28"/>
        <w:ind w:left="819" w:hanging="359"/>
        <w:rPr>
          <w:del w:id="832" w:author="Admin" w:date="2024-04-23T08:30:00Z"/>
          <w:sz w:val="28"/>
        </w:rPr>
      </w:pPr>
      <w:del w:id="833" w:author="Admin" w:date="2024-04-23T08:30:00Z">
        <w:r w:rsidDel="006F7396">
          <w:rPr>
            <w:sz w:val="28"/>
          </w:rPr>
          <w:delText>Connect</w:delText>
        </w:r>
        <w:r w:rsidDel="006F7396">
          <w:rPr>
            <w:spacing w:val="-9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db</w:delText>
        </w:r>
      </w:del>
    </w:p>
    <w:p w14:paraId="2B39CCF1" w14:textId="74F55C4F" w:rsidR="0073184A" w:rsidDel="006F7396" w:rsidRDefault="0073184A" w:rsidP="00040CBA">
      <w:pPr>
        <w:rPr>
          <w:del w:id="834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63780168" w14:textId="5C212FC1" w:rsidR="0073184A" w:rsidDel="006F7396" w:rsidRDefault="006D4F62" w:rsidP="00040CBA">
      <w:pPr>
        <w:pStyle w:val="BodyText"/>
        <w:ind w:left="460"/>
        <w:rPr>
          <w:del w:id="835" w:author="Admin" w:date="2024-04-23T08:30:00Z"/>
          <w:sz w:val="20"/>
        </w:rPr>
      </w:pPr>
      <w:del w:id="836" w:author="Admin" w:date="2024-04-23T08:30:00Z">
        <w:r w:rsidDel="006F7396">
          <w:rPr>
            <w:noProof/>
            <w:sz w:val="20"/>
          </w:rPr>
          <w:drawing>
            <wp:inline distT="0" distB="0" distL="0" distR="0" wp14:anchorId="1E52157B" wp14:editId="3BD5B8BC">
              <wp:extent cx="3914775" cy="2009775"/>
              <wp:effectExtent l="0" t="0" r="0" b="0"/>
              <wp:docPr id="54" name="Imag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" name="Image 54"/>
                      <pic:cNvPicPr/>
                    </pic:nvPicPr>
                    <pic:blipFill>
                      <a:blip r:embed="rId7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14775" cy="2009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DDAD40B" w14:textId="1438C062" w:rsidR="0073184A" w:rsidDel="006F7396" w:rsidRDefault="006D4F62" w:rsidP="00040CBA">
      <w:pPr>
        <w:pStyle w:val="ListParagraph"/>
        <w:numPr>
          <w:ilvl w:val="1"/>
          <w:numId w:val="1"/>
        </w:numPr>
        <w:spacing w:before="197"/>
        <w:ind w:left="819" w:hanging="359"/>
        <w:rPr>
          <w:del w:id="837" w:author="Admin" w:date="2024-04-23T08:30:00Z"/>
          <w:sz w:val="28"/>
        </w:rPr>
      </w:pPr>
      <w:del w:id="838" w:author="Admin" w:date="2024-04-23T08:30:00Z">
        <w:r w:rsidDel="006F7396">
          <w:rPr>
            <w:spacing w:val="-2"/>
            <w:sz w:val="28"/>
          </w:rPr>
          <w:delText>Model</w:delText>
        </w:r>
      </w:del>
    </w:p>
    <w:p w14:paraId="1F0554A2" w14:textId="166B7705" w:rsidR="0073184A" w:rsidDel="006F7396" w:rsidRDefault="006D4F62" w:rsidP="00040CBA">
      <w:pPr>
        <w:pStyle w:val="BodyText"/>
        <w:spacing w:before="4"/>
        <w:rPr>
          <w:del w:id="839" w:author="Admin" w:date="2024-04-23T08:30:00Z"/>
          <w:sz w:val="14"/>
        </w:rPr>
      </w:pPr>
      <w:del w:id="840" w:author="Admin" w:date="2024-04-23T08:30:00Z">
        <w:r w:rsidDel="006F7396">
          <w:rPr>
            <w:noProof/>
          </w:rPr>
          <w:drawing>
            <wp:anchor distT="0" distB="0" distL="0" distR="0" simplePos="0" relativeHeight="251734016" behindDoc="1" locked="0" layoutInCell="1" allowOverlap="1" wp14:anchorId="2ADFC559" wp14:editId="111CDF6A">
              <wp:simplePos x="0" y="0"/>
              <wp:positionH relativeFrom="page">
                <wp:posOffset>1143000</wp:posOffset>
              </wp:positionH>
              <wp:positionV relativeFrom="paragraph">
                <wp:posOffset>120413</wp:posOffset>
              </wp:positionV>
              <wp:extent cx="5964361" cy="3400425"/>
              <wp:effectExtent l="0" t="0" r="0" b="0"/>
              <wp:wrapTopAndBottom/>
              <wp:docPr id="55" name="Imag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" name="Image 55"/>
                      <pic:cNvPicPr/>
                    </pic:nvPicPr>
                    <pic:blipFill>
                      <a:blip r:embed="rId7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4361" cy="3400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2A8C8BE4" w14:textId="2AA9A981" w:rsidR="0073184A" w:rsidDel="006F7396" w:rsidRDefault="006D4F62" w:rsidP="00040CBA">
      <w:pPr>
        <w:pStyle w:val="ListParagraph"/>
        <w:numPr>
          <w:ilvl w:val="1"/>
          <w:numId w:val="1"/>
        </w:numPr>
        <w:spacing w:before="167"/>
        <w:ind w:left="819" w:hanging="359"/>
        <w:rPr>
          <w:del w:id="841" w:author="Admin" w:date="2024-04-23T08:30:00Z"/>
          <w:sz w:val="28"/>
        </w:rPr>
      </w:pPr>
      <w:del w:id="842" w:author="Admin" w:date="2024-04-23T08:30:00Z">
        <w:r w:rsidDel="006F7396">
          <w:rPr>
            <w:spacing w:val="-4"/>
            <w:sz w:val="28"/>
          </w:rPr>
          <w:delText>View</w:delText>
        </w:r>
      </w:del>
    </w:p>
    <w:p w14:paraId="6CDF76C7" w14:textId="49D87595" w:rsidR="0073184A" w:rsidDel="006F7396" w:rsidRDefault="0073184A" w:rsidP="00040CBA">
      <w:pPr>
        <w:rPr>
          <w:del w:id="843" w:author="Admin" w:date="2024-04-23T08:30:00Z"/>
          <w:sz w:val="28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53DC9F09" w14:textId="3FECD69A" w:rsidR="0073184A" w:rsidDel="006F7396" w:rsidRDefault="006D4F62" w:rsidP="00040CBA">
      <w:pPr>
        <w:pStyle w:val="BodyText"/>
        <w:ind w:left="460"/>
        <w:rPr>
          <w:del w:id="844" w:author="Admin" w:date="2024-04-23T08:30:00Z"/>
          <w:sz w:val="20"/>
        </w:rPr>
      </w:pPr>
      <w:del w:id="845" w:author="Admin" w:date="2024-04-23T08:30:00Z">
        <w:r w:rsidDel="006F7396">
          <w:rPr>
            <w:noProof/>
            <w:sz w:val="20"/>
          </w:rPr>
          <w:drawing>
            <wp:inline distT="0" distB="0" distL="0" distR="0" wp14:anchorId="2D6F8276" wp14:editId="1BB39431">
              <wp:extent cx="5914425" cy="5458206"/>
              <wp:effectExtent l="0" t="0" r="0" b="0"/>
              <wp:docPr id="56" name="Imag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Image 56"/>
                      <pic:cNvPicPr/>
                    </pic:nvPicPr>
                    <pic:blipFill>
                      <a:blip r:embed="rId7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4425" cy="54582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1CE0817" w14:textId="7BF1B5F9" w:rsidR="0073184A" w:rsidDel="006F7396" w:rsidRDefault="0073184A" w:rsidP="00040CBA">
      <w:pPr>
        <w:rPr>
          <w:del w:id="846" w:author="Admin" w:date="2024-04-23T08:30:00Z"/>
          <w:sz w:val="20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681942CE" w14:textId="3C25DF0E" w:rsidR="0073184A" w:rsidDel="006F7396" w:rsidRDefault="006D4F62" w:rsidP="00040CBA">
      <w:pPr>
        <w:pStyle w:val="BodyText"/>
        <w:ind w:left="460"/>
        <w:rPr>
          <w:del w:id="847" w:author="Admin" w:date="2024-04-23T08:30:00Z"/>
          <w:sz w:val="20"/>
        </w:rPr>
      </w:pPr>
      <w:del w:id="848" w:author="Admin" w:date="2024-04-23T08:30:00Z">
        <w:r w:rsidDel="006F7396">
          <w:rPr>
            <w:noProof/>
            <w:sz w:val="20"/>
          </w:rPr>
          <w:drawing>
            <wp:inline distT="0" distB="0" distL="0" distR="0" wp14:anchorId="7B7205DD" wp14:editId="5348D57F">
              <wp:extent cx="5976890" cy="5067585"/>
              <wp:effectExtent l="0" t="0" r="0" b="0"/>
              <wp:docPr id="57" name="Imag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7" name="Image 57"/>
                      <pic:cNvPicPr/>
                    </pic:nvPicPr>
                    <pic:blipFill>
                      <a:blip r:embed="rId7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6890" cy="5067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C24BA9E" w14:textId="7C5879E9" w:rsidR="0073184A" w:rsidDel="006F7396" w:rsidRDefault="006D4F62" w:rsidP="00040CBA">
      <w:pPr>
        <w:pStyle w:val="ListParagraph"/>
        <w:numPr>
          <w:ilvl w:val="1"/>
          <w:numId w:val="1"/>
        </w:numPr>
        <w:spacing w:before="152"/>
        <w:ind w:left="819" w:hanging="359"/>
        <w:rPr>
          <w:del w:id="849" w:author="Admin" w:date="2024-04-23T08:30:00Z"/>
          <w:sz w:val="28"/>
        </w:rPr>
      </w:pPr>
      <w:del w:id="850" w:author="Admin" w:date="2024-04-23T08:30:00Z">
        <w:r w:rsidDel="006F7396">
          <w:rPr>
            <w:sz w:val="28"/>
          </w:rPr>
          <w:delText>Url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z w:val="28"/>
          </w:rPr>
          <w:delText>-&gt;</w:delText>
        </w:r>
        <w:r w:rsidDel="006F7396">
          <w:rPr>
            <w:spacing w:val="-3"/>
            <w:sz w:val="28"/>
          </w:rPr>
          <w:delText xml:space="preserve"> </w:delText>
        </w:r>
        <w:r w:rsidDel="006F7396">
          <w:rPr>
            <w:spacing w:val="-5"/>
            <w:sz w:val="28"/>
          </w:rPr>
          <w:delText>api</w:delText>
        </w:r>
      </w:del>
    </w:p>
    <w:p w14:paraId="18181AD0" w14:textId="5295EF8B" w:rsidR="0073184A" w:rsidDel="006F7396" w:rsidRDefault="006D4F62" w:rsidP="00040CBA">
      <w:pPr>
        <w:pStyle w:val="BodyText"/>
        <w:spacing w:before="4"/>
        <w:rPr>
          <w:del w:id="851" w:author="Admin" w:date="2024-04-23T08:30:00Z"/>
          <w:sz w:val="14"/>
        </w:rPr>
      </w:pPr>
      <w:del w:id="852" w:author="Admin" w:date="2024-04-23T08:30:00Z">
        <w:r w:rsidDel="006F7396">
          <w:rPr>
            <w:noProof/>
          </w:rPr>
          <w:drawing>
            <wp:anchor distT="0" distB="0" distL="0" distR="0" simplePos="0" relativeHeight="251739136" behindDoc="1" locked="0" layoutInCell="1" allowOverlap="1" wp14:anchorId="24EAE9DB" wp14:editId="2C333DBB">
              <wp:simplePos x="0" y="0"/>
              <wp:positionH relativeFrom="page">
                <wp:posOffset>1143000</wp:posOffset>
              </wp:positionH>
              <wp:positionV relativeFrom="paragraph">
                <wp:posOffset>120540</wp:posOffset>
              </wp:positionV>
              <wp:extent cx="5920102" cy="2535745"/>
              <wp:effectExtent l="0" t="0" r="0" b="0"/>
              <wp:wrapTopAndBottom/>
              <wp:docPr id="58" name="Imag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" name="Image 58"/>
                      <pic:cNvPicPr/>
                    </pic:nvPicPr>
                    <pic:blipFill>
                      <a:blip r:embed="rId7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20102" cy="2535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6FC9681D" w14:textId="5D138C59" w:rsidR="0073184A" w:rsidDel="006F7396" w:rsidRDefault="0073184A" w:rsidP="00040CBA">
      <w:pPr>
        <w:rPr>
          <w:del w:id="853" w:author="Admin" w:date="2024-04-23T08:30:00Z"/>
          <w:sz w:val="14"/>
        </w:rPr>
        <w:sectPr w:rsidR="0073184A" w:rsidDel="006F7396" w:rsidSect="00BD06E8">
          <w:pgSz w:w="11906" w:h="16838" w:code="9"/>
          <w:pgMar w:top="1134" w:right="1134" w:bottom="1134" w:left="1701" w:header="720" w:footer="720" w:gutter="0"/>
          <w:cols w:space="720"/>
          <w:docGrid w:linePitch="299"/>
        </w:sectPr>
      </w:pPr>
    </w:p>
    <w:p w14:paraId="1CAC167A" w14:textId="77777777" w:rsidR="0073184A" w:rsidRDefault="0073184A" w:rsidP="00040CBA">
      <w:pPr>
        <w:pStyle w:val="BodyText"/>
        <w:spacing w:before="4"/>
        <w:rPr>
          <w:sz w:val="17"/>
        </w:rPr>
      </w:pPr>
    </w:p>
    <w:sectPr w:rsidR="0073184A" w:rsidSect="00BD06E8">
      <w:pgSz w:w="11906" w:h="16838" w:code="9"/>
      <w:pgMar w:top="1134" w:right="1134" w:bottom="1134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081B"/>
    <w:multiLevelType w:val="hybridMultilevel"/>
    <w:tmpl w:val="5326452E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spacing w:val="0"/>
        <w:w w:val="96"/>
        <w:lang w:val="vi" w:eastAsia="en-US" w:bidi="ar-SA"/>
      </w:rPr>
    </w:lvl>
    <w:lvl w:ilvl="1" w:tplc="FFFFFFFF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 w:tplc="FFFFFFFF">
      <w:numFmt w:val="bullet"/>
      <w:lvlText w:val="•"/>
      <w:lvlJc w:val="left"/>
      <w:pPr>
        <w:ind w:left="2784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766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748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73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712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694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676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CCA41FC"/>
    <w:multiLevelType w:val="hybridMultilevel"/>
    <w:tmpl w:val="689C9BEC"/>
    <w:lvl w:ilvl="0" w:tplc="FFFFFFFF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•"/>
      <w:lvlJc w:val="left"/>
      <w:pPr>
        <w:ind w:left="2126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3072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4018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964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91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856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802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748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1FAC3ABA"/>
    <w:multiLevelType w:val="hybridMultilevel"/>
    <w:tmpl w:val="72803634"/>
    <w:lvl w:ilvl="0" w:tplc="FFFFFFFF">
      <w:numFmt w:val="bullet"/>
      <w:lvlText w:val="-"/>
      <w:lvlJc w:val="left"/>
      <w:pPr>
        <w:ind w:left="1180" w:hanging="360"/>
      </w:pPr>
      <w:rPr>
        <w:rFonts w:ascii="Times New Roman" w:eastAsia="Times New Roman" w:hAnsi="Times New Roman" w:cs="Times New Roman" w:hint="default"/>
        <w:spacing w:val="0"/>
        <w:w w:val="99"/>
        <w:lang w:val="vi" w:eastAsia="en-US" w:bidi="ar-SA"/>
      </w:rPr>
    </w:lvl>
    <w:lvl w:ilvl="1" w:tplc="FFFFFFFF">
      <w:numFmt w:val="bullet"/>
      <w:lvlText w:val="•"/>
      <w:lvlJc w:val="left"/>
      <w:pPr>
        <w:ind w:left="2126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3072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4018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964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91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856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802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748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21CB3258"/>
    <w:multiLevelType w:val="hybridMultilevel"/>
    <w:tmpl w:val="3BBADFF6"/>
    <w:lvl w:ilvl="0" w:tplc="FFFFFFFF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•"/>
      <w:lvlJc w:val="left"/>
      <w:pPr>
        <w:ind w:left="2126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3072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4018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964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91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856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802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748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298B750C"/>
    <w:multiLevelType w:val="hybridMultilevel"/>
    <w:tmpl w:val="348A1228"/>
    <w:lvl w:ilvl="0" w:tplc="FFFFFFFF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•"/>
      <w:lvlJc w:val="left"/>
      <w:pPr>
        <w:ind w:left="2450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3360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4270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5180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609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7000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910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820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2BD4291B"/>
    <w:multiLevelType w:val="hybridMultilevel"/>
    <w:tmpl w:val="7A348B70"/>
    <w:lvl w:ilvl="0" w:tplc="0409000F">
      <w:start w:val="1"/>
      <w:numFmt w:val="decimal"/>
      <w:lvlText w:val="%1."/>
      <w:lvlJc w:val="left"/>
      <w:pPr>
        <w:ind w:left="782" w:hanging="360"/>
      </w:p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6" w15:restartNumberingAfterBreak="0">
    <w:nsid w:val="339802D8"/>
    <w:multiLevelType w:val="hybridMultilevel"/>
    <w:tmpl w:val="9EF47A80"/>
    <w:lvl w:ilvl="0" w:tplc="FFFFFFFF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 w:tplc="FFFFFFFF">
      <w:numFmt w:val="bullet"/>
      <w:lvlText w:val="•"/>
      <w:lvlJc w:val="left"/>
      <w:pPr>
        <w:ind w:left="223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282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333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384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435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486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537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388462E3"/>
    <w:multiLevelType w:val="hybridMultilevel"/>
    <w:tmpl w:val="F912B892"/>
    <w:lvl w:ilvl="0" w:tplc="0409000F">
      <w:start w:val="1"/>
      <w:numFmt w:val="decimal"/>
      <w:lvlText w:val="%1."/>
      <w:lvlJc w:val="left"/>
      <w:pPr>
        <w:ind w:left="782" w:hanging="360"/>
      </w:p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8" w15:restartNumberingAfterBreak="0">
    <w:nsid w:val="38C34FF7"/>
    <w:multiLevelType w:val="hybridMultilevel"/>
    <w:tmpl w:val="15722E6E"/>
    <w:lvl w:ilvl="0" w:tplc="0409000F">
      <w:start w:val="1"/>
      <w:numFmt w:val="decimal"/>
      <w:lvlText w:val="%1."/>
      <w:lvlJc w:val="left"/>
      <w:pPr>
        <w:ind w:left="1027" w:hanging="539"/>
        <w:jc w:val="right"/>
      </w:pPr>
      <w:rPr>
        <w:rFonts w:hint="default"/>
        <w:b/>
        <w:bCs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start w:val="1"/>
      <w:numFmt w:val="upperLetter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 w:tplc="FFFFFFFF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3" w:tplc="FFFFFFFF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4" w:tplc="FFFFFFFF">
      <w:numFmt w:val="bullet"/>
      <w:lvlText w:val=""/>
      <w:lvlJc w:val="left"/>
      <w:pPr>
        <w:ind w:left="29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5" w:tplc="FFFFFFFF">
      <w:numFmt w:val="bullet"/>
      <w:lvlText w:val="•"/>
      <w:lvlJc w:val="left"/>
      <w:pPr>
        <w:ind w:left="4256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5533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6810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086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38EB4CC5"/>
    <w:multiLevelType w:val="hybridMultilevel"/>
    <w:tmpl w:val="C7D82F8E"/>
    <w:lvl w:ilvl="0" w:tplc="FFFFFFFF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 w:tplc="FFFFFFFF">
      <w:numFmt w:val="bullet"/>
      <w:lvlText w:val="•"/>
      <w:lvlJc w:val="left"/>
      <w:pPr>
        <w:ind w:left="319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4122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5053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984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915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846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777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542442AF"/>
    <w:multiLevelType w:val="multilevel"/>
    <w:tmpl w:val="E2F69D22"/>
    <w:lvl w:ilvl="0">
      <w:numFmt w:val="bullet"/>
      <w:lvlText w:val="-"/>
      <w:lvlJc w:val="left"/>
      <w:pPr>
        <w:ind w:left="36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2F46DC1"/>
    <w:multiLevelType w:val="hybridMultilevel"/>
    <w:tmpl w:val="8918D0A6"/>
    <w:lvl w:ilvl="0" w:tplc="FFFFFFFF">
      <w:start w:val="1"/>
      <w:numFmt w:val="decimal"/>
      <w:lvlText w:val="%1."/>
      <w:lvlJc w:val="left"/>
      <w:pPr>
        <w:ind w:left="421" w:hanging="281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1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8E55BE0"/>
    <w:multiLevelType w:val="hybridMultilevel"/>
    <w:tmpl w:val="CA300CD4"/>
    <w:lvl w:ilvl="0" w:tplc="FFFFFFFF">
      <w:start w:val="1"/>
      <w:numFmt w:val="upperRoman"/>
      <w:lvlText w:val="%1."/>
      <w:lvlJc w:val="left"/>
      <w:pPr>
        <w:ind w:left="1027" w:hanging="53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start w:val="1"/>
      <w:numFmt w:val="upperLetter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 w:tplc="FFFFFFFF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3" w:tplc="FFFFFFFF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4" w:tplc="FFFFFFFF">
      <w:numFmt w:val="bullet"/>
      <w:lvlText w:val=""/>
      <w:lvlJc w:val="left"/>
      <w:pPr>
        <w:ind w:left="29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5" w:tplc="FFFFFFFF">
      <w:numFmt w:val="bullet"/>
      <w:lvlText w:val="•"/>
      <w:lvlJc w:val="left"/>
      <w:pPr>
        <w:ind w:left="4256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5533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6810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086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6C967D94"/>
    <w:multiLevelType w:val="hybridMultilevel"/>
    <w:tmpl w:val="DA94E5D0"/>
    <w:lvl w:ilvl="0" w:tplc="FFFFFFFF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 w:tplc="FFFFFFFF">
      <w:numFmt w:val="bullet"/>
      <w:lvlText w:val="•"/>
      <w:lvlJc w:val="left"/>
      <w:pPr>
        <w:ind w:left="223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282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333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384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435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486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537" w:hanging="360"/>
      </w:pPr>
      <w:rPr>
        <w:rFonts w:hint="default"/>
        <w:lang w:val="vi" w:eastAsia="en-US" w:bidi="ar-SA"/>
      </w:rPr>
    </w:lvl>
  </w:abstractNum>
  <w:abstractNum w:abstractNumId="14" w15:restartNumberingAfterBreak="0">
    <w:nsid w:val="72D826F1"/>
    <w:multiLevelType w:val="hybridMultilevel"/>
    <w:tmpl w:val="5F687BBE"/>
    <w:lvl w:ilvl="0" w:tplc="FFFFFFFF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FFFFFFFF">
      <w:numFmt w:val="bullet"/>
      <w:lvlText w:val="•"/>
      <w:lvlJc w:val="left"/>
      <w:pPr>
        <w:ind w:left="1665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2511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3357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203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049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5895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6740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7586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773911B9"/>
    <w:multiLevelType w:val="hybridMultilevel"/>
    <w:tmpl w:val="521A39B0"/>
    <w:lvl w:ilvl="0" w:tplc="FFFFFFFF">
      <w:numFmt w:val="bullet"/>
      <w:lvlText w:val=""/>
      <w:lvlJc w:val="left"/>
      <w:pPr>
        <w:ind w:left="19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•"/>
      <w:lvlJc w:val="left"/>
      <w:pPr>
        <w:ind w:left="2774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3648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4522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5396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627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7144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8018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892" w:hanging="360"/>
      </w:pPr>
      <w:rPr>
        <w:rFonts w:hint="default"/>
        <w:lang w:val="vi" w:eastAsia="en-US" w:bidi="ar-SA"/>
      </w:rPr>
    </w:lvl>
  </w:abstractNum>
  <w:abstractNum w:abstractNumId="16" w15:restartNumberingAfterBreak="0">
    <w:nsid w:val="7AA854EA"/>
    <w:multiLevelType w:val="hybridMultilevel"/>
    <w:tmpl w:val="D8D02134"/>
    <w:lvl w:ilvl="0" w:tplc="FFFFFFFF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vi" w:eastAsia="en-US" w:bidi="ar-SA"/>
      </w:rPr>
    </w:lvl>
    <w:lvl w:ilvl="1" w:tplc="FFFFFFFF">
      <w:numFmt w:val="bullet"/>
      <w:lvlText w:val="•"/>
      <w:lvlJc w:val="left"/>
      <w:pPr>
        <w:ind w:left="2126" w:hanging="360"/>
      </w:pPr>
      <w:rPr>
        <w:rFonts w:hint="default"/>
        <w:lang w:val="vi" w:eastAsia="en-US" w:bidi="ar-SA"/>
      </w:rPr>
    </w:lvl>
    <w:lvl w:ilvl="2" w:tplc="FFFFFFFF">
      <w:numFmt w:val="bullet"/>
      <w:lvlText w:val="•"/>
      <w:lvlJc w:val="left"/>
      <w:pPr>
        <w:ind w:left="3072" w:hanging="360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4018" w:hanging="360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4964" w:hanging="360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5910" w:hanging="360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6856" w:hanging="360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7802" w:hanging="360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8748" w:hanging="360"/>
      </w:pPr>
      <w:rPr>
        <w:rFonts w:hint="default"/>
        <w:lang w:val="vi" w:eastAsia="en-US" w:bidi="ar-SA"/>
      </w:rPr>
    </w:lvl>
  </w:abstractNum>
  <w:abstractNum w:abstractNumId="17" w15:restartNumberingAfterBreak="0">
    <w:nsid w:val="7CCB5719"/>
    <w:multiLevelType w:val="hybridMultilevel"/>
    <w:tmpl w:val="6D829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13"/>
  </w:num>
  <w:num w:numId="7">
    <w:abstractNumId w:val="16"/>
  </w:num>
  <w:num w:numId="8">
    <w:abstractNumId w:val="2"/>
  </w:num>
  <w:num w:numId="9">
    <w:abstractNumId w:val="15"/>
  </w:num>
  <w:num w:numId="10">
    <w:abstractNumId w:val="9"/>
  </w:num>
  <w:num w:numId="11">
    <w:abstractNumId w:val="12"/>
  </w:num>
  <w:num w:numId="12">
    <w:abstractNumId w:val="10"/>
  </w:num>
  <w:num w:numId="13">
    <w:abstractNumId w:val="8"/>
  </w:num>
  <w:num w:numId="14">
    <w:abstractNumId w:val="5"/>
  </w:num>
  <w:num w:numId="15">
    <w:abstractNumId w:val="7"/>
  </w:num>
  <w:num w:numId="16">
    <w:abstractNumId w:val="11"/>
  </w:num>
  <w:num w:numId="17">
    <w:abstractNumId w:val="14"/>
  </w:num>
  <w:num w:numId="18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184A"/>
    <w:rsid w:val="00040CBA"/>
    <w:rsid w:val="00202E2C"/>
    <w:rsid w:val="0038075D"/>
    <w:rsid w:val="006D4F62"/>
    <w:rsid w:val="006F7396"/>
    <w:rsid w:val="0073184A"/>
    <w:rsid w:val="0073219D"/>
    <w:rsid w:val="008F26AD"/>
    <w:rsid w:val="00996BF6"/>
    <w:rsid w:val="00B05265"/>
    <w:rsid w:val="00B46B55"/>
    <w:rsid w:val="00B52FA6"/>
    <w:rsid w:val="00B92540"/>
    <w:rsid w:val="00BD06E8"/>
    <w:rsid w:val="00CA4EFC"/>
    <w:rsid w:val="00CA5C12"/>
    <w:rsid w:val="00E201D3"/>
    <w:rsid w:val="00E25CC9"/>
    <w:rsid w:val="00EE5F55"/>
    <w:rsid w:val="00EE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A6290"/>
  <w15:docId w15:val="{E2A56459-82CF-4F1C-A4E5-C66A04288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3">
    <w:name w:val="heading 3"/>
    <w:basedOn w:val="Normal"/>
    <w:link w:val="Heading3Char"/>
    <w:uiPriority w:val="9"/>
    <w:unhideWhenUsed/>
    <w:qFormat/>
    <w:rsid w:val="0038075D"/>
    <w:pPr>
      <w:spacing w:before="62"/>
      <w:ind w:left="140"/>
      <w:outlineLvl w:val="2"/>
    </w:pPr>
    <w:rPr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ind w:left="858" w:right="1947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5"/>
    </w:pPr>
  </w:style>
  <w:style w:type="table" w:styleId="TableGrid">
    <w:name w:val="Table Grid"/>
    <w:basedOn w:val="TableNormal"/>
    <w:uiPriority w:val="99"/>
    <w:rsid w:val="00BD06E8"/>
    <w:pPr>
      <w:widowControl/>
      <w:autoSpaceDE/>
      <w:autoSpaceDN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15"/>
    <w:basedOn w:val="DefaultParagraphFont"/>
    <w:rsid w:val="00BD06E8"/>
    <w:rPr>
      <w:rFonts w:ascii="Calibri" w:hAnsi="Calibri" w:cs="Calibri" w:hint="default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807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02E2C"/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E201D3"/>
    <w:rPr>
      <w:rFonts w:ascii="Times New Roman" w:eastAsia="Times New Roman" w:hAnsi="Times New Roman" w:cs="Times New Roman"/>
      <w:b/>
      <w:bCs/>
      <w:sz w:val="44"/>
      <w:szCs w:val="44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microsoft.com/office/2011/relationships/people" Target="people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1596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E20CN.07_Pham Truong Giang_Bai tap_4.1.5</vt:lpstr>
    </vt:vector>
  </TitlesOfParts>
  <Company/>
  <LinksUpToDate>false</LinksUpToDate>
  <CharactersWithSpaces>10673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E20CN.07_Pham Truong Giang_Bai tap_4.1.5</dc:title>
  <dc:creator>Phạm Trường Giang</dc:creator>
  <cp:lastModifiedBy>Admin</cp:lastModifiedBy>
  <cp:revision>15</cp:revision>
  <dcterms:created xsi:type="dcterms:W3CDTF">2024-04-23T00:57:00Z</dcterms:created>
  <dcterms:modified xsi:type="dcterms:W3CDTF">2024-04-23T01:50:00Z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2024-04-10T00:00:00Z</vt:filetime>
  </property>
  <property fmtid="{D5CDD505-2E9C-101B-9397-08002B2CF9AE}" pid="3" name="Creator">
    <vt:lpwstr>Word</vt:lpwstr>
  </property>
  <property fmtid="{D5CDD505-2E9C-101B-9397-08002B2CF9AE}" pid="4" name="LastSaved">
    <vt:filetime>2024-04-23T00:00:00Z</vt:filetime>
  </property>
  <property fmtid="{D5CDD505-2E9C-101B-9397-08002B2CF9AE}" pid="5" name="Producer">
    <vt:lpwstr>3-Heights(TM) PDF Security Shell 4.8.25.2 (http://www.pdf-tools.com)</vt:lpwstr>
  </property>
</Properties>
</file>