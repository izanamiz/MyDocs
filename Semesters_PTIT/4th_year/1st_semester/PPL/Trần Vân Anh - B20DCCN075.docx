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A1D3C" w:rsidRPr="006249BC" w:rsidRDefault="006B01F3">
      <w:pPr>
        <w:spacing w:before="0"/>
        <w:jc w:val="center"/>
        <w:rPr>
          <w:sz w:val="24"/>
          <w:szCs w:val="24"/>
        </w:rPr>
        <w:pPrChange w:id="2" w:author="Trần Vân Anh" w:date="2023-11-13T16:01:00Z">
          <w:pPr>
            <w:jc w:val="center"/>
          </w:pPr>
        </w:pPrChange>
      </w:pPr>
      <w:r w:rsidRPr="006249BC">
        <w:rPr>
          <w:sz w:val="24"/>
          <w:szCs w:val="24"/>
        </w:rPr>
        <w:t>HỌC VIỆN CÔNG NGHỆ BƯU CHÍNH VIỄN THÔNG</w:t>
      </w:r>
    </w:p>
    <w:p w:rsidR="00843BFB" w:rsidRPr="006249BC" w:rsidRDefault="00CB34CE">
      <w:pPr>
        <w:spacing w:before="0"/>
        <w:jc w:val="center"/>
        <w:rPr>
          <w:b/>
          <w:sz w:val="24"/>
          <w:szCs w:val="24"/>
        </w:rPr>
        <w:pPrChange w:id="3" w:author="Trần Vân Anh" w:date="2023-11-13T16:01:00Z">
          <w:pPr>
            <w:jc w:val="center"/>
          </w:pPr>
        </w:pPrChange>
      </w:pPr>
      <w:r w:rsidRPr="006249BC">
        <w:rPr>
          <w:b/>
          <w:sz w:val="24"/>
          <w:szCs w:val="24"/>
        </w:rPr>
        <w:t>VIỆN KINH TẾ BƯU ĐIỆN</w:t>
      </w:r>
    </w:p>
    <w:p w:rsidR="0051113E" w:rsidRPr="0082589A" w:rsidRDefault="0051113E" w:rsidP="0082589A">
      <w:pPr>
        <w:rPr>
          <w:b/>
        </w:rPr>
      </w:pPr>
      <w:r>
        <w:rPr>
          <w:b/>
          <w:noProof/>
        </w:rPr>
        <mc:AlternateContent>
          <mc:Choice Requires="wps">
            <w:drawing>
              <wp:anchor distT="0" distB="0" distL="114300" distR="114300" simplePos="0" relativeHeight="251659264" behindDoc="0" locked="0" layoutInCell="1" allowOverlap="1">
                <wp:simplePos x="0" y="0"/>
                <wp:positionH relativeFrom="column">
                  <wp:posOffset>1974791</wp:posOffset>
                </wp:positionH>
                <wp:positionV relativeFrom="paragraph">
                  <wp:posOffset>75680</wp:posOffset>
                </wp:positionV>
                <wp:extent cx="1821873" cy="6928"/>
                <wp:effectExtent l="0" t="0" r="26035" b="31750"/>
                <wp:wrapNone/>
                <wp:docPr id="2" name="Straight Connector 2"/>
                <wp:cNvGraphicFramePr/>
                <a:graphic xmlns:a="http://schemas.openxmlformats.org/drawingml/2006/main">
                  <a:graphicData uri="http://schemas.microsoft.com/office/word/2010/wordprocessingShape">
                    <wps:wsp>
                      <wps:cNvCnPr/>
                      <wps:spPr>
                        <a:xfrm flipV="1">
                          <a:off x="0" y="0"/>
                          <a:ext cx="1821873" cy="692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AEB69B" id="Straight Connector 2"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155.5pt,5.95pt" to="298.9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" strokecolor="black [3200]" strokeweight=".5pt">
                <v:stroke joinstyle="miter"/>
              </v:line>
            </w:pict>
          </mc:Fallback>
        </mc:AlternateContent>
      </w:r>
    </w:p>
    <w:p w:rsidR="0051113E" w:rsidRDefault="0051113E" w:rsidP="006B01F3">
      <w:pPr>
        <w:jc w:val="center"/>
      </w:pPr>
    </w:p>
    <w:p w:rsidR="004903D7" w:rsidRDefault="00843BFB" w:rsidP="00BD5717">
      <w:pPr>
        <w:spacing w:beforeLines="600" w:before="1440" w:afterLines="600" w:after="1440"/>
        <w:jc w:val="center"/>
      </w:pPr>
      <w:r w:rsidRPr="008F619A">
        <w:rPr>
          <w:rFonts w:eastAsia="Times New Roman" w:cs="Times New Roman"/>
          <w:b/>
          <w:noProof/>
          <w:color w:val="000000" w:themeColor="text1"/>
          <w:sz w:val="24"/>
          <w:szCs w:val="24"/>
          <w:lang w:eastAsia="zh-CN"/>
        </w:rPr>
        <w:drawing>
          <wp:inline distT="0" distB="0" distL="0" distR="0" wp14:anchorId="044C8B87" wp14:editId="0791789D">
            <wp:extent cx="1427019" cy="1713634"/>
            <wp:effectExtent l="0" t="0" r="1905" b="1270"/>
            <wp:docPr id="6" name="Picture 6"/>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440097" cy="1729339"/>
                    </a:xfrm>
                    <a:prstGeom prst="rect">
                      <a:avLst/>
                    </a:prstGeom>
                    <a:ln/>
                  </pic:spPr>
                </pic:pic>
              </a:graphicData>
            </a:graphic>
          </wp:inline>
        </w:drawing>
      </w:r>
    </w:p>
    <w:p w:rsidR="00BA64FC" w:rsidRPr="006249BC" w:rsidRDefault="0051113E">
      <w:pPr>
        <w:spacing w:before="0"/>
        <w:jc w:val="center"/>
        <w:rPr>
          <w:b/>
          <w:sz w:val="36"/>
          <w:szCs w:val="36"/>
        </w:rPr>
        <w:pPrChange w:id="4" w:author="Trần Vân Anh" w:date="2023-11-13T16:00:00Z">
          <w:pPr>
            <w:jc w:val="center"/>
          </w:pPr>
        </w:pPrChange>
      </w:pPr>
      <w:r w:rsidRPr="006249BC">
        <w:rPr>
          <w:b/>
          <w:sz w:val="36"/>
          <w:szCs w:val="36"/>
        </w:rPr>
        <w:t>BÀI THI TIỂU LUẬN</w:t>
      </w:r>
    </w:p>
    <w:p w:rsidR="004903D7" w:rsidRPr="006249BC" w:rsidRDefault="0051113E">
      <w:pPr>
        <w:spacing w:before="0" w:afterLines="400" w:after="960"/>
        <w:jc w:val="center"/>
        <w:rPr>
          <w:b/>
          <w:sz w:val="32"/>
          <w:szCs w:val="32"/>
        </w:rPr>
        <w:pPrChange w:id="5" w:author="Trần Vân Anh" w:date="2023-11-13T16:00:00Z">
          <w:pPr>
            <w:spacing w:afterLines="400" w:after="960"/>
            <w:jc w:val="center"/>
          </w:pPr>
        </w:pPrChange>
      </w:pPr>
      <w:r w:rsidRPr="006249BC">
        <w:rPr>
          <w:b/>
          <w:sz w:val="32"/>
          <w:szCs w:val="32"/>
        </w:rPr>
        <w:t>Phương pháp luận nghiên cứu khoa học</w:t>
      </w:r>
    </w:p>
    <w:p w:rsidR="0051113E" w:rsidRPr="006249BC" w:rsidRDefault="0051113E">
      <w:pPr>
        <w:spacing w:before="0"/>
        <w:ind w:left="2693"/>
        <w:rPr>
          <w:sz w:val="28"/>
          <w:szCs w:val="28"/>
        </w:rPr>
        <w:pPrChange w:id="6" w:author="Trần Vân Anh" w:date="2023-11-13T16:00:00Z">
          <w:pPr>
            <w:ind w:left="2693"/>
          </w:pPr>
        </w:pPrChange>
      </w:pPr>
      <w:r w:rsidRPr="006249BC">
        <w:rPr>
          <w:sz w:val="28"/>
          <w:szCs w:val="28"/>
        </w:rPr>
        <w:t xml:space="preserve">Nhóm môn học: </w:t>
      </w:r>
      <w:r w:rsidR="004C2FB1" w:rsidRPr="006249BC">
        <w:rPr>
          <w:sz w:val="28"/>
          <w:szCs w:val="28"/>
        </w:rPr>
        <w:tab/>
      </w:r>
      <w:ins w:id="7" w:author="Trần Vân Anh" w:date="2023-11-13T16:01:00Z">
        <w:r w:rsidR="00131BB9">
          <w:rPr>
            <w:sz w:val="28"/>
            <w:szCs w:val="28"/>
          </w:rPr>
          <w:tab/>
        </w:r>
      </w:ins>
      <w:r w:rsidRPr="006249BC">
        <w:rPr>
          <w:sz w:val="28"/>
          <w:szCs w:val="28"/>
        </w:rPr>
        <w:t>21</w:t>
      </w:r>
    </w:p>
    <w:p w:rsidR="0051113E" w:rsidRPr="006249BC" w:rsidRDefault="0051113E">
      <w:pPr>
        <w:spacing w:before="0"/>
        <w:ind w:left="2693"/>
        <w:rPr>
          <w:sz w:val="28"/>
          <w:szCs w:val="28"/>
        </w:rPr>
        <w:pPrChange w:id="8" w:author="Trần Vân Anh" w:date="2023-11-13T16:00:00Z">
          <w:pPr>
            <w:ind w:left="2693"/>
          </w:pPr>
        </w:pPrChange>
      </w:pPr>
      <w:r w:rsidRPr="006249BC">
        <w:rPr>
          <w:sz w:val="28"/>
          <w:szCs w:val="28"/>
        </w:rPr>
        <w:t xml:space="preserve">Giảng viên: </w:t>
      </w:r>
      <w:r w:rsidR="004C2FB1" w:rsidRPr="006249BC">
        <w:rPr>
          <w:sz w:val="28"/>
          <w:szCs w:val="28"/>
        </w:rPr>
        <w:tab/>
      </w:r>
      <w:r w:rsidR="004C2FB1" w:rsidRPr="006249BC">
        <w:rPr>
          <w:sz w:val="28"/>
          <w:szCs w:val="28"/>
        </w:rPr>
        <w:tab/>
      </w:r>
      <w:r w:rsidRPr="006249BC">
        <w:rPr>
          <w:sz w:val="28"/>
          <w:szCs w:val="28"/>
        </w:rPr>
        <w:t>Lê Vũ Điệp</w:t>
      </w:r>
    </w:p>
    <w:p w:rsidR="0051113E" w:rsidRPr="006249BC" w:rsidRDefault="0051113E">
      <w:pPr>
        <w:spacing w:before="0"/>
        <w:ind w:left="2693"/>
        <w:rPr>
          <w:sz w:val="28"/>
          <w:szCs w:val="28"/>
        </w:rPr>
        <w:pPrChange w:id="9" w:author="Trần Vân Anh" w:date="2023-11-13T16:00:00Z">
          <w:pPr>
            <w:ind w:left="2693"/>
          </w:pPr>
        </w:pPrChange>
      </w:pPr>
      <w:r w:rsidRPr="006249BC">
        <w:rPr>
          <w:sz w:val="28"/>
          <w:szCs w:val="28"/>
        </w:rPr>
        <w:t xml:space="preserve">Sinh viên: </w:t>
      </w:r>
      <w:r w:rsidR="004C2FB1" w:rsidRPr="006249BC">
        <w:rPr>
          <w:sz w:val="28"/>
          <w:szCs w:val="28"/>
        </w:rPr>
        <w:tab/>
      </w:r>
      <w:r w:rsidR="004C2FB1" w:rsidRPr="006249BC">
        <w:rPr>
          <w:sz w:val="28"/>
          <w:szCs w:val="28"/>
        </w:rPr>
        <w:tab/>
      </w:r>
      <w:r w:rsidRPr="006249BC">
        <w:rPr>
          <w:sz w:val="28"/>
          <w:szCs w:val="28"/>
        </w:rPr>
        <w:t>Trần Vân Anh</w:t>
      </w:r>
    </w:p>
    <w:p w:rsidR="0051113E" w:rsidRDefault="0051113E">
      <w:pPr>
        <w:spacing w:before="0"/>
        <w:ind w:left="2693"/>
        <w:rPr>
          <w:sz w:val="28"/>
          <w:szCs w:val="28"/>
        </w:rPr>
        <w:pPrChange w:id="10" w:author="Trần Vân Anh" w:date="2023-11-13T16:00:00Z">
          <w:pPr>
            <w:ind w:left="2693"/>
          </w:pPr>
        </w:pPrChange>
      </w:pPr>
      <w:r w:rsidRPr="006249BC">
        <w:rPr>
          <w:sz w:val="28"/>
          <w:szCs w:val="28"/>
        </w:rPr>
        <w:t xml:space="preserve">Mã sinh viên: </w:t>
      </w:r>
      <w:r w:rsidR="004C2FB1" w:rsidRPr="006249BC">
        <w:rPr>
          <w:sz w:val="28"/>
          <w:szCs w:val="28"/>
        </w:rPr>
        <w:tab/>
      </w:r>
      <w:r w:rsidR="006249BC">
        <w:rPr>
          <w:sz w:val="28"/>
          <w:szCs w:val="28"/>
        </w:rPr>
        <w:tab/>
      </w:r>
      <w:r w:rsidRPr="006249BC">
        <w:rPr>
          <w:sz w:val="28"/>
          <w:szCs w:val="28"/>
        </w:rPr>
        <w:t>B20DCCN075</w:t>
      </w:r>
    </w:p>
    <w:p w:rsidR="00766A3E" w:rsidRPr="006249BC" w:rsidRDefault="00766A3E">
      <w:pPr>
        <w:spacing w:before="0"/>
        <w:ind w:left="2693"/>
        <w:rPr>
          <w:sz w:val="28"/>
          <w:szCs w:val="28"/>
        </w:rPr>
        <w:pPrChange w:id="11" w:author="Trần Vân Anh" w:date="2023-11-13T16:00:00Z">
          <w:pPr>
            <w:ind w:left="2693"/>
          </w:pPr>
        </w:pPrChange>
      </w:pPr>
      <w:r>
        <w:rPr>
          <w:sz w:val="28"/>
          <w:szCs w:val="28"/>
        </w:rPr>
        <w:t xml:space="preserve">Ngày sinh: </w:t>
      </w:r>
      <w:r>
        <w:rPr>
          <w:sz w:val="28"/>
          <w:szCs w:val="28"/>
        </w:rPr>
        <w:tab/>
      </w:r>
      <w:r>
        <w:rPr>
          <w:sz w:val="28"/>
          <w:szCs w:val="28"/>
        </w:rPr>
        <w:tab/>
        <w:t>11/01/2002</w:t>
      </w:r>
    </w:p>
    <w:p w:rsidR="0051113E" w:rsidRPr="006249BC" w:rsidRDefault="00766A3E">
      <w:pPr>
        <w:spacing w:before="0"/>
        <w:ind w:left="2693"/>
        <w:rPr>
          <w:sz w:val="28"/>
          <w:szCs w:val="28"/>
        </w:rPr>
        <w:pPrChange w:id="12" w:author="Trần Vân Anh" w:date="2023-11-13T16:00:00Z">
          <w:pPr>
            <w:ind w:left="2693"/>
          </w:pPr>
        </w:pPrChange>
      </w:pPr>
      <w:r>
        <w:rPr>
          <w:sz w:val="28"/>
          <w:szCs w:val="28"/>
        </w:rPr>
        <w:t>Mã l</w:t>
      </w:r>
      <w:r w:rsidR="00361F67" w:rsidRPr="006249BC">
        <w:rPr>
          <w:sz w:val="28"/>
          <w:szCs w:val="28"/>
        </w:rPr>
        <w:t xml:space="preserve">ớp: </w:t>
      </w:r>
      <w:r w:rsidR="004C2FB1" w:rsidRPr="006249BC">
        <w:rPr>
          <w:sz w:val="28"/>
          <w:szCs w:val="28"/>
        </w:rPr>
        <w:tab/>
      </w:r>
      <w:r w:rsidR="004C2FB1" w:rsidRPr="006249BC">
        <w:rPr>
          <w:sz w:val="28"/>
          <w:szCs w:val="28"/>
        </w:rPr>
        <w:tab/>
      </w:r>
      <w:ins w:id="13" w:author="Trần Vân Anh" w:date="2023-11-13T16:01:00Z">
        <w:r w:rsidR="00131BB9">
          <w:rPr>
            <w:sz w:val="28"/>
            <w:szCs w:val="28"/>
          </w:rPr>
          <w:tab/>
        </w:r>
      </w:ins>
      <w:r w:rsidR="00361F67" w:rsidRPr="006249BC">
        <w:rPr>
          <w:sz w:val="28"/>
          <w:szCs w:val="28"/>
        </w:rPr>
        <w:t>D20C</w:t>
      </w:r>
      <w:r w:rsidR="004C2FB1" w:rsidRPr="006249BC">
        <w:rPr>
          <w:sz w:val="28"/>
          <w:szCs w:val="28"/>
        </w:rPr>
        <w:t>NPM02</w:t>
      </w:r>
    </w:p>
    <w:p w:rsidR="004C2FB1" w:rsidRPr="006249BC" w:rsidDel="00131BB9" w:rsidRDefault="004C2FB1">
      <w:pPr>
        <w:spacing w:before="0"/>
        <w:ind w:left="2693"/>
        <w:rPr>
          <w:del w:id="14" w:author="Trần Vân Anh" w:date="2023-11-13T16:01:00Z"/>
          <w:sz w:val="28"/>
          <w:szCs w:val="28"/>
        </w:rPr>
        <w:pPrChange w:id="15" w:author="Trần Vân Anh" w:date="2023-11-13T16:00:00Z">
          <w:pPr>
            <w:ind w:left="2693"/>
          </w:pPr>
        </w:pPrChange>
      </w:pPr>
      <w:r w:rsidRPr="006249BC">
        <w:rPr>
          <w:sz w:val="28"/>
          <w:szCs w:val="28"/>
        </w:rPr>
        <w:t xml:space="preserve">Số điện thoại: </w:t>
      </w:r>
      <w:r w:rsidRPr="006249BC">
        <w:rPr>
          <w:sz w:val="28"/>
          <w:szCs w:val="28"/>
        </w:rPr>
        <w:tab/>
      </w:r>
      <w:r w:rsidR="006249BC">
        <w:rPr>
          <w:sz w:val="28"/>
          <w:szCs w:val="28"/>
        </w:rPr>
        <w:tab/>
      </w:r>
      <w:r w:rsidRPr="006249BC">
        <w:rPr>
          <w:sz w:val="28"/>
          <w:szCs w:val="28"/>
        </w:rPr>
        <w:t>038238686</w:t>
      </w:r>
      <w:del w:id="16" w:author="Trần Vân Anh" w:date="2023-11-13T16:01:00Z">
        <w:r w:rsidRPr="006249BC" w:rsidDel="00131BB9">
          <w:rPr>
            <w:sz w:val="28"/>
            <w:szCs w:val="28"/>
          </w:rPr>
          <w:delText>7</w:delText>
        </w:r>
      </w:del>
      <w:ins w:id="17" w:author="Trần Vân Anh" w:date="2023-11-13T22:31:00Z">
        <w:r w:rsidR="007D4CB2">
          <w:rPr>
            <w:sz w:val="28"/>
            <w:szCs w:val="28"/>
          </w:rPr>
          <w:t>7</w:t>
        </w:r>
      </w:ins>
    </w:p>
    <w:p w:rsidR="004903D7" w:rsidDel="00131BB9" w:rsidRDefault="004903D7" w:rsidP="004C2FB1">
      <w:pPr>
        <w:ind w:left="2694"/>
        <w:rPr>
          <w:del w:id="18" w:author="Trần Vân Anh" w:date="2023-11-13T16:01:00Z"/>
        </w:rPr>
      </w:pPr>
    </w:p>
    <w:p w:rsidR="004903D7" w:rsidDel="00131BB9" w:rsidRDefault="004903D7" w:rsidP="00075F87">
      <w:pPr>
        <w:rPr>
          <w:del w:id="19" w:author="Trần Vân Anh" w:date="2023-11-13T16:01:00Z"/>
        </w:rPr>
      </w:pPr>
    </w:p>
    <w:p w:rsidR="004903D7" w:rsidRDefault="004903D7">
      <w:pPr>
        <w:spacing w:before="0"/>
        <w:ind w:left="2693"/>
        <w:pPrChange w:id="20" w:author="Trần Vân Anh" w:date="2023-11-13T16:01:00Z">
          <w:pPr>
            <w:ind w:left="2694"/>
          </w:pPr>
        </w:pPrChange>
      </w:pPr>
    </w:p>
    <w:p w:rsidR="004903D7" w:rsidRDefault="004903D7" w:rsidP="00B66F39"/>
    <w:p w:rsidR="004903D7" w:rsidDel="00131BB9" w:rsidRDefault="004903D7" w:rsidP="004C2FB1">
      <w:pPr>
        <w:ind w:left="2694"/>
        <w:rPr>
          <w:del w:id="21" w:author="Trần Vân Anh" w:date="2023-11-13T16:01:00Z"/>
        </w:rPr>
      </w:pPr>
    </w:p>
    <w:p w:rsidR="006249BC" w:rsidRDefault="006249BC">
      <w:pPr>
        <w:ind w:left="0" w:firstLine="0"/>
        <w:pPrChange w:id="22" w:author="Trần Vân Anh" w:date="2023-11-13T16:01:00Z">
          <w:pPr>
            <w:ind w:left="2694"/>
          </w:pPr>
        </w:pPrChange>
      </w:pPr>
    </w:p>
    <w:p w:rsidR="003A43CD" w:rsidRDefault="003A43CD" w:rsidP="00131BB9">
      <w:pPr>
        <w:spacing w:before="0"/>
        <w:jc w:val="center"/>
        <w:rPr>
          <w:ins w:id="23" w:author="Trần Vân Anh" w:date="2023-11-13T16:01:00Z"/>
          <w:sz w:val="28"/>
          <w:szCs w:val="28"/>
        </w:rPr>
      </w:pPr>
    </w:p>
    <w:p w:rsidR="004C2FB1" w:rsidRPr="004903D7" w:rsidRDefault="004C2FB1">
      <w:pPr>
        <w:spacing w:before="0"/>
        <w:jc w:val="center"/>
        <w:rPr>
          <w:sz w:val="28"/>
          <w:szCs w:val="28"/>
        </w:rPr>
        <w:pPrChange w:id="24" w:author="Trần Vân Anh" w:date="2023-11-13T16:01:00Z">
          <w:pPr>
            <w:jc w:val="center"/>
          </w:pPr>
        </w:pPrChange>
      </w:pPr>
      <w:r w:rsidRPr="004903D7">
        <w:rPr>
          <w:sz w:val="28"/>
          <w:szCs w:val="28"/>
        </w:rPr>
        <w:t>Hà Nội 2023</w:t>
      </w:r>
    </w:p>
    <w:customXmlInsRangeStart w:id="25" w:author="Trần Vân Anh" w:date="2023-11-13T20:14:00Z"/>
    <w:sdt>
      <w:sdtPr>
        <w:rPr>
          <w:rFonts w:ascii="Times New Roman" w:eastAsiaTheme="minorHAnsi" w:hAnsi="Times New Roman" w:cstheme="minorBidi"/>
          <w:color w:val="auto"/>
          <w:sz w:val="26"/>
          <w:szCs w:val="22"/>
        </w:rPr>
        <w:id w:val="-2140948895"/>
        <w:docPartObj>
          <w:docPartGallery w:val="Table of Contents"/>
          <w:docPartUnique/>
        </w:docPartObj>
      </w:sdtPr>
      <w:sdtEndPr>
        <w:rPr>
          <w:b/>
          <w:bCs/>
          <w:noProof/>
        </w:rPr>
      </w:sdtEndPr>
      <w:sdtContent>
        <w:customXmlInsRangeEnd w:id="25"/>
        <w:p w:rsidR="001B6FF5" w:rsidRPr="003822C5" w:rsidRDefault="003822C5">
          <w:pPr>
            <w:pStyle w:val="TOCHeading"/>
            <w:jc w:val="center"/>
            <w:rPr>
              <w:ins w:id="26" w:author="Trần Vân Anh" w:date="2023-11-13T20:14:00Z"/>
              <w:rFonts w:ascii="Times New Roman" w:hAnsi="Times New Roman" w:cs="Times New Roman"/>
              <w:sz w:val="26"/>
              <w:szCs w:val="26"/>
              <w:rPrChange w:id="27" w:author="Trần Vân Anh" w:date="2023-11-13T20:16:00Z">
                <w:rPr>
                  <w:ins w:id="28" w:author="Trần Vân Anh" w:date="2023-11-13T20:14:00Z"/>
                </w:rPr>
              </w:rPrChange>
            </w:rPr>
            <w:pPrChange w:id="29" w:author="Trần Vân Anh" w:date="2023-11-13T20:15:00Z">
              <w:pPr>
                <w:pStyle w:val="TOCHeading"/>
              </w:pPr>
            </w:pPrChange>
          </w:pPr>
          <w:ins w:id="30" w:author="Trần Vân Anh" w:date="2023-11-13T20:15:00Z">
            <w:r w:rsidRPr="003822C5">
              <w:rPr>
                <w:rFonts w:ascii="Times New Roman" w:hAnsi="Times New Roman" w:cs="Times New Roman"/>
                <w:sz w:val="26"/>
                <w:szCs w:val="26"/>
                <w:rPrChange w:id="31" w:author="Trần Vân Anh" w:date="2023-11-13T20:16:00Z">
                  <w:rPr/>
                </w:rPrChange>
              </w:rPr>
              <w:t>MỤC LỤC</w:t>
            </w:r>
          </w:ins>
        </w:p>
        <w:p w:rsidR="001B6FF5" w:rsidRPr="007D4CB2" w:rsidRDefault="001B6FF5">
          <w:pPr>
            <w:pStyle w:val="TOC1"/>
            <w:tabs>
              <w:tab w:val="right" w:leader="dot" w:pos="9062"/>
            </w:tabs>
            <w:rPr>
              <w:rFonts w:cs="Times New Roman"/>
              <w:noProof/>
              <w:szCs w:val="26"/>
            </w:rPr>
          </w:pPr>
          <w:ins w:id="32" w:author="Trần Vân Anh" w:date="2023-11-13T20:14:00Z">
            <w:r w:rsidRPr="007D4CB2">
              <w:rPr>
                <w:rFonts w:cs="Times New Roman"/>
                <w:b/>
                <w:bCs/>
                <w:noProof/>
                <w:szCs w:val="26"/>
              </w:rPr>
              <w:fldChar w:fldCharType="begin"/>
            </w:r>
            <w:r w:rsidRPr="003822C5">
              <w:rPr>
                <w:rFonts w:cs="Times New Roman"/>
                <w:b/>
                <w:bCs/>
                <w:noProof/>
                <w:szCs w:val="26"/>
                <w:rPrChange w:id="33" w:author="Trần Vân Anh" w:date="2023-11-13T20:16:00Z">
                  <w:rPr>
                    <w:b/>
                    <w:bCs/>
                    <w:noProof/>
                  </w:rPr>
                </w:rPrChange>
              </w:rPr>
              <w:instrText xml:space="preserve"> TOC \o "1-3" \h \z \u </w:instrText>
            </w:r>
            <w:r w:rsidRPr="003822C5">
              <w:rPr>
                <w:rFonts w:cs="Times New Roman"/>
                <w:b/>
                <w:bCs/>
                <w:noProof/>
                <w:szCs w:val="26"/>
                <w:rPrChange w:id="34" w:author="Trần Vân Anh" w:date="2023-11-13T20:16:00Z">
                  <w:rPr>
                    <w:b/>
                    <w:bCs/>
                    <w:noProof/>
                  </w:rPr>
                </w:rPrChange>
              </w:rPr>
              <w:fldChar w:fldCharType="separate"/>
            </w:r>
          </w:ins>
          <w:r w:rsidRPr="003822C5">
            <w:rPr>
              <w:rStyle w:val="Hyperlink"/>
              <w:rFonts w:cs="Times New Roman"/>
              <w:noProof/>
              <w:szCs w:val="26"/>
              <w:rPrChange w:id="35" w:author="Trần Vân Anh" w:date="2023-11-13T20:16:00Z">
                <w:rPr>
                  <w:rStyle w:val="Hyperlink"/>
                  <w:noProof/>
                </w:rPr>
              </w:rPrChange>
            </w:rPr>
            <w:fldChar w:fldCharType="begin"/>
          </w:r>
          <w:r w:rsidRPr="003822C5">
            <w:rPr>
              <w:rStyle w:val="Hyperlink"/>
              <w:rFonts w:cs="Times New Roman"/>
              <w:noProof/>
              <w:szCs w:val="26"/>
              <w:rPrChange w:id="36" w:author="Trần Vân Anh" w:date="2023-11-13T20:16:00Z">
                <w:rPr>
                  <w:rStyle w:val="Hyperlink"/>
                  <w:noProof/>
                </w:rPr>
              </w:rPrChange>
            </w:rPr>
            <w:instrText xml:space="preserve"> </w:instrText>
          </w:r>
          <w:r w:rsidRPr="003822C5">
            <w:rPr>
              <w:rFonts w:cs="Times New Roman"/>
              <w:noProof/>
              <w:szCs w:val="26"/>
              <w:rPrChange w:id="37" w:author="Trần Vân Anh" w:date="2023-11-13T20:16:00Z">
                <w:rPr>
                  <w:noProof/>
                </w:rPr>
              </w:rPrChange>
            </w:rPr>
            <w:instrText>HYPERLINK \l "_Toc150798917"</w:instrText>
          </w:r>
          <w:r w:rsidRPr="003822C5">
            <w:rPr>
              <w:rStyle w:val="Hyperlink"/>
              <w:rFonts w:cs="Times New Roman"/>
              <w:noProof/>
              <w:szCs w:val="26"/>
              <w:rPrChange w:id="38" w:author="Trần Vân Anh" w:date="2023-11-13T20:16:00Z">
                <w:rPr>
                  <w:rStyle w:val="Hyperlink"/>
                  <w:noProof/>
                </w:rPr>
              </w:rPrChange>
            </w:rPr>
            <w:instrText xml:space="preserve"> </w:instrText>
          </w:r>
          <w:ins w:id="39" w:author="Trần Vân Anh" w:date="2023-11-13T22:31:00Z">
            <w:r w:rsidR="007D4CB2" w:rsidRPr="003822C5">
              <w:rPr>
                <w:rStyle w:val="Hyperlink"/>
                <w:rFonts w:cs="Times New Roman"/>
                <w:noProof/>
                <w:szCs w:val="26"/>
                <w:rPrChange w:id="40" w:author="Trần Vân Anh" w:date="2023-11-13T20:16:00Z">
                  <w:rPr>
                    <w:rStyle w:val="Hyperlink"/>
                    <w:rFonts w:cs="Times New Roman"/>
                    <w:noProof/>
                    <w:szCs w:val="26"/>
                  </w:rPr>
                </w:rPrChange>
              </w:rPr>
            </w:r>
          </w:ins>
          <w:r w:rsidRPr="003822C5">
            <w:rPr>
              <w:rStyle w:val="Hyperlink"/>
              <w:rFonts w:cs="Times New Roman"/>
              <w:noProof/>
              <w:szCs w:val="26"/>
              <w:rPrChange w:id="41" w:author="Trần Vân Anh" w:date="2023-11-13T20:16:00Z">
                <w:rPr>
                  <w:rStyle w:val="Hyperlink"/>
                  <w:noProof/>
                </w:rPr>
              </w:rPrChange>
            </w:rPr>
            <w:fldChar w:fldCharType="separate"/>
          </w:r>
          <w:r w:rsidRPr="003822C5">
            <w:rPr>
              <w:rStyle w:val="Hyperlink"/>
              <w:rFonts w:cs="Times New Roman"/>
              <w:noProof/>
              <w:szCs w:val="26"/>
              <w:rPrChange w:id="42" w:author="Trần Vân Anh" w:date="2023-11-13T20:16:00Z">
                <w:rPr>
                  <w:rStyle w:val="Hyperlink"/>
                  <w:noProof/>
                </w:rPr>
              </w:rPrChange>
            </w:rPr>
            <w:t>Câu 1:</w:t>
          </w:r>
          <w:del w:id="43" w:author="Trần Vân Anh" w:date="2023-11-13T20:15:00Z">
            <w:r w:rsidRPr="003822C5" w:rsidDel="001B6FF5">
              <w:rPr>
                <w:rStyle w:val="Hyperlink"/>
                <w:rFonts w:cs="Times New Roman"/>
                <w:noProof/>
                <w:szCs w:val="26"/>
                <w:rPrChange w:id="44" w:author="Trần Vân Anh" w:date="2023-11-13T20:16:00Z">
                  <w:rPr>
                    <w:rStyle w:val="Hyperlink"/>
                    <w:noProof/>
                  </w:rPr>
                </w:rPrChange>
              </w:rPr>
              <w:delText xml:space="preserve"> Những thành phần chính mà một nghiên cứu khoa học cần có? Ứng dụng kiến thức này để phân tích các thành phần trong một công trình nghiên cứu khoa học trong ngành học của bạn?</w:delText>
            </w:r>
          </w:del>
          <w:r w:rsidRPr="003822C5">
            <w:rPr>
              <w:rFonts w:cs="Times New Roman"/>
              <w:noProof/>
              <w:webHidden/>
              <w:szCs w:val="26"/>
              <w:rPrChange w:id="45" w:author="Trần Vân Anh" w:date="2023-11-13T20:16:00Z">
                <w:rPr>
                  <w:noProof/>
                  <w:webHidden/>
                </w:rPr>
              </w:rPrChange>
            </w:rPr>
            <w:tab/>
          </w:r>
          <w:r w:rsidRPr="003822C5">
            <w:rPr>
              <w:rFonts w:cs="Times New Roman"/>
              <w:noProof/>
              <w:webHidden/>
              <w:szCs w:val="26"/>
              <w:rPrChange w:id="46" w:author="Trần Vân Anh" w:date="2023-11-13T20:16:00Z">
                <w:rPr>
                  <w:noProof/>
                  <w:webHidden/>
                </w:rPr>
              </w:rPrChange>
            </w:rPr>
            <w:fldChar w:fldCharType="begin"/>
          </w:r>
          <w:r w:rsidRPr="003822C5">
            <w:rPr>
              <w:rFonts w:cs="Times New Roman"/>
              <w:noProof/>
              <w:webHidden/>
              <w:szCs w:val="26"/>
              <w:rPrChange w:id="47" w:author="Trần Vân Anh" w:date="2023-11-13T20:16:00Z">
                <w:rPr>
                  <w:noProof/>
                  <w:webHidden/>
                </w:rPr>
              </w:rPrChange>
            </w:rPr>
            <w:instrText xml:space="preserve"> PAGEREF _Toc150798917 \h </w:instrText>
          </w:r>
          <w:r w:rsidRPr="003822C5">
            <w:rPr>
              <w:rFonts w:cs="Times New Roman"/>
              <w:noProof/>
              <w:webHidden/>
              <w:szCs w:val="26"/>
              <w:rPrChange w:id="48" w:author="Trần Vân Anh" w:date="2023-11-13T20:16:00Z">
                <w:rPr>
                  <w:rFonts w:cs="Times New Roman"/>
                  <w:noProof/>
                  <w:webHidden/>
                  <w:szCs w:val="26"/>
                </w:rPr>
              </w:rPrChange>
            </w:rPr>
          </w:r>
          <w:r w:rsidRPr="003822C5">
            <w:rPr>
              <w:rFonts w:cs="Times New Roman"/>
              <w:noProof/>
              <w:webHidden/>
              <w:szCs w:val="26"/>
              <w:rPrChange w:id="49" w:author="Trần Vân Anh" w:date="2023-11-13T20:16:00Z">
                <w:rPr>
                  <w:noProof/>
                  <w:webHidden/>
                </w:rPr>
              </w:rPrChange>
            </w:rPr>
            <w:fldChar w:fldCharType="separate"/>
          </w:r>
          <w:ins w:id="50" w:author="Trần Vân Anh" w:date="2023-11-13T22:31:00Z">
            <w:r w:rsidR="007D4CB2">
              <w:rPr>
                <w:rFonts w:cs="Times New Roman"/>
                <w:noProof/>
                <w:webHidden/>
                <w:szCs w:val="26"/>
              </w:rPr>
              <w:t>3</w:t>
            </w:r>
          </w:ins>
          <w:del w:id="51" w:author="Trần Vân Anh" w:date="2023-11-13T22:31:00Z">
            <w:r w:rsidRPr="003822C5" w:rsidDel="007D4CB2">
              <w:rPr>
                <w:rFonts w:cs="Times New Roman"/>
                <w:noProof/>
                <w:webHidden/>
                <w:szCs w:val="26"/>
                <w:rPrChange w:id="52" w:author="Trần Vân Anh" w:date="2023-11-13T20:16:00Z">
                  <w:rPr>
                    <w:noProof/>
                    <w:webHidden/>
                  </w:rPr>
                </w:rPrChange>
              </w:rPr>
              <w:delText>3</w:delText>
            </w:r>
          </w:del>
          <w:r w:rsidRPr="003822C5">
            <w:rPr>
              <w:rFonts w:cs="Times New Roman"/>
              <w:noProof/>
              <w:webHidden/>
              <w:szCs w:val="26"/>
              <w:rPrChange w:id="53" w:author="Trần Vân Anh" w:date="2023-11-13T20:16:00Z">
                <w:rPr>
                  <w:noProof/>
                  <w:webHidden/>
                </w:rPr>
              </w:rPrChange>
            </w:rPr>
            <w:fldChar w:fldCharType="end"/>
          </w:r>
          <w:r w:rsidRPr="003822C5">
            <w:rPr>
              <w:rStyle w:val="Hyperlink"/>
              <w:rFonts w:cs="Times New Roman"/>
              <w:noProof/>
              <w:szCs w:val="26"/>
              <w:rPrChange w:id="54" w:author="Trần Vân Anh" w:date="2023-11-13T20:16:00Z">
                <w:rPr>
                  <w:rStyle w:val="Hyperlink"/>
                  <w:noProof/>
                </w:rPr>
              </w:rPrChange>
            </w:rPr>
            <w:fldChar w:fldCharType="end"/>
          </w:r>
        </w:p>
        <w:p w:rsidR="001B6FF5" w:rsidRPr="007D4CB2" w:rsidDel="001B6FF5" w:rsidRDefault="001B6FF5">
          <w:pPr>
            <w:pStyle w:val="TOC2"/>
            <w:tabs>
              <w:tab w:val="left" w:pos="880"/>
              <w:tab w:val="right" w:leader="dot" w:pos="9062"/>
            </w:tabs>
            <w:rPr>
              <w:del w:id="55" w:author="Trần Vân Anh" w:date="2023-11-13T20:15:00Z"/>
              <w:rFonts w:cs="Times New Roman"/>
              <w:noProof/>
              <w:szCs w:val="26"/>
            </w:rPr>
          </w:pPr>
          <w:del w:id="56" w:author="Trần Vân Anh" w:date="2023-11-13T20:15:00Z">
            <w:r w:rsidRPr="007D4CB2" w:rsidDel="001B6FF5">
              <w:rPr>
                <w:rStyle w:val="Hyperlink"/>
                <w:rFonts w:cs="Times New Roman"/>
                <w:noProof/>
                <w:szCs w:val="26"/>
              </w:rPr>
              <w:fldChar w:fldCharType="begin"/>
            </w:r>
            <w:r w:rsidRPr="003822C5" w:rsidDel="001B6FF5">
              <w:rPr>
                <w:rStyle w:val="Hyperlink"/>
                <w:rFonts w:cs="Times New Roman"/>
                <w:noProof/>
                <w:szCs w:val="26"/>
                <w:rPrChange w:id="57" w:author="Trần Vân Anh" w:date="2023-11-13T20:16:00Z">
                  <w:rPr>
                    <w:rStyle w:val="Hyperlink"/>
                    <w:noProof/>
                  </w:rPr>
                </w:rPrChange>
              </w:rPr>
              <w:delInstrText xml:space="preserve"> </w:delInstrText>
            </w:r>
            <w:r w:rsidRPr="003822C5" w:rsidDel="001B6FF5">
              <w:rPr>
                <w:rFonts w:cs="Times New Roman"/>
                <w:noProof/>
                <w:szCs w:val="26"/>
                <w:rPrChange w:id="58" w:author="Trần Vân Anh" w:date="2023-11-13T20:16:00Z">
                  <w:rPr>
                    <w:noProof/>
                  </w:rPr>
                </w:rPrChange>
              </w:rPr>
              <w:delInstrText>HYPERLINK \l "_Toc150798918"</w:delInstrText>
            </w:r>
            <w:r w:rsidRPr="003822C5" w:rsidDel="001B6FF5">
              <w:rPr>
                <w:rStyle w:val="Hyperlink"/>
                <w:rFonts w:cs="Times New Roman"/>
                <w:noProof/>
                <w:szCs w:val="26"/>
                <w:rPrChange w:id="59" w:author="Trần Vân Anh" w:date="2023-11-13T20:16:00Z">
                  <w:rPr>
                    <w:rStyle w:val="Hyperlink"/>
                    <w:noProof/>
                  </w:rPr>
                </w:rPrChange>
              </w:rPr>
              <w:delInstrText xml:space="preserve"> </w:delInstrText>
            </w:r>
            <w:r w:rsidRPr="003822C5" w:rsidDel="001B6FF5">
              <w:rPr>
                <w:rStyle w:val="Hyperlink"/>
                <w:rFonts w:cs="Times New Roman"/>
                <w:noProof/>
                <w:szCs w:val="26"/>
                <w:rPrChange w:id="60" w:author="Trần Vân Anh" w:date="2023-11-13T20:16:00Z">
                  <w:rPr>
                    <w:rStyle w:val="Hyperlink"/>
                    <w:noProof/>
                  </w:rPr>
                </w:rPrChange>
              </w:rPr>
              <w:fldChar w:fldCharType="separate"/>
            </w:r>
          </w:del>
          <w:ins w:id="61" w:author="Trần Vân Anh" w:date="2023-11-13T22:31:00Z">
            <w:r w:rsidR="007D4CB2">
              <w:rPr>
                <w:rStyle w:val="Hyperlink"/>
                <w:rFonts w:cs="Times New Roman"/>
                <w:b/>
                <w:bCs/>
                <w:noProof/>
                <w:szCs w:val="26"/>
              </w:rPr>
              <w:t>Error! Hyperlink reference not valid.</w:t>
            </w:r>
          </w:ins>
          <w:del w:id="62" w:author="Trần Vân Anh" w:date="2023-11-13T20:15:00Z">
            <w:r w:rsidRPr="007D4CB2" w:rsidDel="001B6FF5">
              <w:rPr>
                <w:rStyle w:val="Hyperlink"/>
                <w:rFonts w:cs="Times New Roman"/>
                <w:noProof/>
                <w:szCs w:val="26"/>
              </w:rPr>
              <w:delText>1.1.</w:delText>
            </w:r>
            <w:r w:rsidRPr="007D4CB2" w:rsidDel="001B6FF5">
              <w:rPr>
                <w:rFonts w:cs="Times New Roman"/>
                <w:noProof/>
                <w:szCs w:val="26"/>
              </w:rPr>
              <w:tab/>
            </w:r>
            <w:r w:rsidRPr="007D4CB2" w:rsidDel="001B6FF5">
              <w:rPr>
                <w:rStyle w:val="Hyperlink"/>
                <w:rFonts w:cs="Times New Roman"/>
                <w:noProof/>
                <w:szCs w:val="26"/>
              </w:rPr>
              <w:delText>Nhữ</w:delText>
            </w:r>
            <w:r w:rsidRPr="003822C5" w:rsidDel="001B6FF5">
              <w:rPr>
                <w:rStyle w:val="Hyperlink"/>
                <w:rFonts w:cs="Times New Roman"/>
                <w:noProof/>
                <w:szCs w:val="26"/>
                <w:rPrChange w:id="63" w:author="Trần Vân Anh" w:date="2023-11-13T20:16:00Z">
                  <w:rPr>
                    <w:rStyle w:val="Hyperlink"/>
                    <w:noProof/>
                  </w:rPr>
                </w:rPrChange>
              </w:rPr>
              <w:delText>ng thành phần chính mà một nghiên cứu khoa học cần có</w:delText>
            </w:r>
            <w:r w:rsidRPr="003822C5" w:rsidDel="001B6FF5">
              <w:rPr>
                <w:rFonts w:cs="Times New Roman"/>
                <w:noProof/>
                <w:webHidden/>
                <w:szCs w:val="26"/>
                <w:rPrChange w:id="64" w:author="Trần Vân Anh" w:date="2023-11-13T20:16:00Z">
                  <w:rPr>
                    <w:noProof/>
                    <w:webHidden/>
                  </w:rPr>
                </w:rPrChange>
              </w:rPr>
              <w:tab/>
            </w:r>
            <w:r w:rsidRPr="007D4CB2" w:rsidDel="001B6FF5">
              <w:rPr>
                <w:rFonts w:cs="Times New Roman"/>
                <w:noProof/>
                <w:webHidden/>
                <w:szCs w:val="26"/>
              </w:rPr>
              <w:fldChar w:fldCharType="begin"/>
            </w:r>
            <w:r w:rsidRPr="003822C5" w:rsidDel="001B6FF5">
              <w:rPr>
                <w:rFonts w:cs="Times New Roman"/>
                <w:noProof/>
                <w:webHidden/>
                <w:szCs w:val="26"/>
                <w:rPrChange w:id="65" w:author="Trần Vân Anh" w:date="2023-11-13T20:16:00Z">
                  <w:rPr>
                    <w:noProof/>
                    <w:webHidden/>
                  </w:rPr>
                </w:rPrChange>
              </w:rPr>
              <w:delInstrText xml:space="preserve"> PAGEREF _Toc150798918 \h </w:delInstrText>
            </w:r>
            <w:r w:rsidRPr="003822C5" w:rsidDel="001B6FF5">
              <w:rPr>
                <w:rFonts w:cs="Times New Roman"/>
                <w:noProof/>
                <w:webHidden/>
                <w:szCs w:val="26"/>
                <w:rPrChange w:id="66" w:author="Trần Vân Anh" w:date="2023-11-13T20:16:00Z">
                  <w:rPr>
                    <w:rFonts w:cs="Times New Roman"/>
                    <w:noProof/>
                    <w:webHidden/>
                    <w:szCs w:val="26"/>
                  </w:rPr>
                </w:rPrChange>
              </w:rPr>
            </w:r>
            <w:r w:rsidRPr="003822C5" w:rsidDel="001B6FF5">
              <w:rPr>
                <w:rFonts w:cs="Times New Roman"/>
                <w:noProof/>
                <w:webHidden/>
                <w:szCs w:val="26"/>
                <w:rPrChange w:id="67" w:author="Trần Vân Anh" w:date="2023-11-13T20:16:00Z">
                  <w:rPr>
                    <w:noProof/>
                    <w:webHidden/>
                  </w:rPr>
                </w:rPrChange>
              </w:rPr>
              <w:fldChar w:fldCharType="separate"/>
            </w:r>
            <w:r w:rsidRPr="007D4CB2" w:rsidDel="001B6FF5">
              <w:rPr>
                <w:rFonts w:cs="Times New Roman"/>
                <w:noProof/>
                <w:webHidden/>
                <w:szCs w:val="26"/>
              </w:rPr>
              <w:delText>3</w:delText>
            </w:r>
            <w:r w:rsidRPr="007D4CB2" w:rsidDel="001B6FF5">
              <w:rPr>
                <w:rFonts w:cs="Times New Roman"/>
                <w:noProof/>
                <w:webHidden/>
                <w:szCs w:val="26"/>
              </w:rPr>
              <w:fldChar w:fldCharType="end"/>
            </w:r>
            <w:r w:rsidRPr="007D4CB2" w:rsidDel="001B6FF5">
              <w:rPr>
                <w:rStyle w:val="Hyperlink"/>
                <w:rFonts w:cs="Times New Roman"/>
                <w:noProof/>
                <w:szCs w:val="26"/>
              </w:rPr>
              <w:fldChar w:fldCharType="end"/>
            </w:r>
          </w:del>
        </w:p>
        <w:p w:rsidR="001B6FF5" w:rsidRPr="007D4CB2" w:rsidDel="001B6FF5" w:rsidRDefault="001B6FF5">
          <w:pPr>
            <w:pStyle w:val="TOC2"/>
            <w:tabs>
              <w:tab w:val="right" w:leader="dot" w:pos="9062"/>
            </w:tabs>
            <w:rPr>
              <w:del w:id="68" w:author="Trần Vân Anh" w:date="2023-11-13T20:15:00Z"/>
              <w:rFonts w:cs="Times New Roman"/>
              <w:noProof/>
              <w:szCs w:val="26"/>
            </w:rPr>
          </w:pPr>
          <w:del w:id="69" w:author="Trần Vân Anh" w:date="2023-11-13T20:15:00Z">
            <w:r w:rsidRPr="007D4CB2" w:rsidDel="001B6FF5">
              <w:rPr>
                <w:rStyle w:val="Hyperlink"/>
                <w:rFonts w:cs="Times New Roman"/>
                <w:noProof/>
                <w:szCs w:val="26"/>
              </w:rPr>
              <w:fldChar w:fldCharType="begin"/>
            </w:r>
            <w:r w:rsidRPr="003822C5" w:rsidDel="001B6FF5">
              <w:rPr>
                <w:rStyle w:val="Hyperlink"/>
                <w:rFonts w:cs="Times New Roman"/>
                <w:noProof/>
                <w:szCs w:val="26"/>
                <w:rPrChange w:id="70" w:author="Trần Vân Anh" w:date="2023-11-13T20:16:00Z">
                  <w:rPr>
                    <w:rStyle w:val="Hyperlink"/>
                    <w:noProof/>
                  </w:rPr>
                </w:rPrChange>
              </w:rPr>
              <w:delInstrText xml:space="preserve"> </w:delInstrText>
            </w:r>
            <w:r w:rsidRPr="003822C5" w:rsidDel="001B6FF5">
              <w:rPr>
                <w:rFonts w:cs="Times New Roman"/>
                <w:noProof/>
                <w:szCs w:val="26"/>
                <w:rPrChange w:id="71" w:author="Trần Vân Anh" w:date="2023-11-13T20:16:00Z">
                  <w:rPr>
                    <w:noProof/>
                  </w:rPr>
                </w:rPrChange>
              </w:rPr>
              <w:delInstrText>HYPERLINK \l "_Toc150798919"</w:delInstrText>
            </w:r>
            <w:r w:rsidRPr="003822C5" w:rsidDel="001B6FF5">
              <w:rPr>
                <w:rStyle w:val="Hyperlink"/>
                <w:rFonts w:cs="Times New Roman"/>
                <w:noProof/>
                <w:szCs w:val="26"/>
                <w:rPrChange w:id="72" w:author="Trần Vân Anh" w:date="2023-11-13T20:16:00Z">
                  <w:rPr>
                    <w:rStyle w:val="Hyperlink"/>
                    <w:noProof/>
                  </w:rPr>
                </w:rPrChange>
              </w:rPr>
              <w:delInstrText xml:space="preserve"> </w:delInstrText>
            </w:r>
            <w:r w:rsidRPr="003822C5" w:rsidDel="001B6FF5">
              <w:rPr>
                <w:rStyle w:val="Hyperlink"/>
                <w:rFonts w:cs="Times New Roman"/>
                <w:noProof/>
                <w:szCs w:val="26"/>
                <w:rPrChange w:id="73" w:author="Trần Vân Anh" w:date="2023-11-13T20:16:00Z">
                  <w:rPr>
                    <w:rStyle w:val="Hyperlink"/>
                    <w:noProof/>
                  </w:rPr>
                </w:rPrChange>
              </w:rPr>
              <w:fldChar w:fldCharType="separate"/>
            </w:r>
          </w:del>
          <w:ins w:id="74" w:author="Trần Vân Anh" w:date="2023-11-13T22:31:00Z">
            <w:r w:rsidR="007D4CB2">
              <w:rPr>
                <w:rStyle w:val="Hyperlink"/>
                <w:rFonts w:cs="Times New Roman"/>
                <w:b/>
                <w:bCs/>
                <w:noProof/>
                <w:szCs w:val="26"/>
              </w:rPr>
              <w:t>Error! Hyperlink reference not valid.</w:t>
            </w:r>
          </w:ins>
          <w:del w:id="75" w:author="Trần Vân Anh" w:date="2023-11-13T20:15:00Z">
            <w:r w:rsidRPr="007D4CB2" w:rsidDel="001B6FF5">
              <w:rPr>
                <w:rStyle w:val="Hyperlink"/>
                <w:rFonts w:cs="Times New Roman"/>
                <w:noProof/>
                <w:szCs w:val="26"/>
              </w:rPr>
              <w:delText>1.2. Phân tích thành phần củ</w:delText>
            </w:r>
            <w:r w:rsidRPr="003822C5" w:rsidDel="001B6FF5">
              <w:rPr>
                <w:rStyle w:val="Hyperlink"/>
                <w:rFonts w:cs="Times New Roman"/>
                <w:noProof/>
                <w:szCs w:val="26"/>
                <w:rPrChange w:id="76" w:author="Trần Vân Anh" w:date="2023-11-13T20:16:00Z">
                  <w:rPr>
                    <w:rStyle w:val="Hyperlink"/>
                    <w:noProof/>
                  </w:rPr>
                </w:rPrChange>
              </w:rPr>
              <w:delText>a 1 công trình nghiên cứu khoa học ngành CNTT</w:delText>
            </w:r>
            <w:r w:rsidRPr="003822C5" w:rsidDel="001B6FF5">
              <w:rPr>
                <w:rFonts w:cs="Times New Roman"/>
                <w:noProof/>
                <w:webHidden/>
                <w:szCs w:val="26"/>
                <w:rPrChange w:id="77" w:author="Trần Vân Anh" w:date="2023-11-13T20:16:00Z">
                  <w:rPr>
                    <w:noProof/>
                    <w:webHidden/>
                  </w:rPr>
                </w:rPrChange>
              </w:rPr>
              <w:tab/>
            </w:r>
            <w:r w:rsidRPr="007D4CB2" w:rsidDel="001B6FF5">
              <w:rPr>
                <w:rFonts w:cs="Times New Roman"/>
                <w:noProof/>
                <w:webHidden/>
                <w:szCs w:val="26"/>
              </w:rPr>
              <w:fldChar w:fldCharType="begin"/>
            </w:r>
            <w:r w:rsidRPr="003822C5" w:rsidDel="001B6FF5">
              <w:rPr>
                <w:rFonts w:cs="Times New Roman"/>
                <w:noProof/>
                <w:webHidden/>
                <w:szCs w:val="26"/>
                <w:rPrChange w:id="78" w:author="Trần Vân Anh" w:date="2023-11-13T20:16:00Z">
                  <w:rPr>
                    <w:noProof/>
                    <w:webHidden/>
                  </w:rPr>
                </w:rPrChange>
              </w:rPr>
              <w:delInstrText xml:space="preserve"> PAGEREF _Toc150798919 \h </w:delInstrText>
            </w:r>
            <w:r w:rsidRPr="003822C5" w:rsidDel="001B6FF5">
              <w:rPr>
                <w:rFonts w:cs="Times New Roman"/>
                <w:noProof/>
                <w:webHidden/>
                <w:szCs w:val="26"/>
                <w:rPrChange w:id="79" w:author="Trần Vân Anh" w:date="2023-11-13T20:16:00Z">
                  <w:rPr>
                    <w:rFonts w:cs="Times New Roman"/>
                    <w:noProof/>
                    <w:webHidden/>
                    <w:szCs w:val="26"/>
                  </w:rPr>
                </w:rPrChange>
              </w:rPr>
            </w:r>
            <w:r w:rsidRPr="003822C5" w:rsidDel="001B6FF5">
              <w:rPr>
                <w:rFonts w:cs="Times New Roman"/>
                <w:noProof/>
                <w:webHidden/>
                <w:szCs w:val="26"/>
                <w:rPrChange w:id="80" w:author="Trần Vân Anh" w:date="2023-11-13T20:16:00Z">
                  <w:rPr>
                    <w:noProof/>
                    <w:webHidden/>
                  </w:rPr>
                </w:rPrChange>
              </w:rPr>
              <w:fldChar w:fldCharType="separate"/>
            </w:r>
            <w:r w:rsidRPr="007D4CB2" w:rsidDel="001B6FF5">
              <w:rPr>
                <w:rFonts w:cs="Times New Roman"/>
                <w:noProof/>
                <w:webHidden/>
                <w:szCs w:val="26"/>
              </w:rPr>
              <w:delText>3</w:delText>
            </w:r>
            <w:r w:rsidRPr="007D4CB2" w:rsidDel="001B6FF5">
              <w:rPr>
                <w:rFonts w:cs="Times New Roman"/>
                <w:noProof/>
                <w:webHidden/>
                <w:szCs w:val="26"/>
              </w:rPr>
              <w:fldChar w:fldCharType="end"/>
            </w:r>
            <w:r w:rsidRPr="007D4CB2" w:rsidDel="001B6FF5">
              <w:rPr>
                <w:rStyle w:val="Hyperlink"/>
                <w:rFonts w:cs="Times New Roman"/>
                <w:noProof/>
                <w:szCs w:val="26"/>
              </w:rPr>
              <w:fldChar w:fldCharType="end"/>
            </w:r>
          </w:del>
        </w:p>
        <w:p w:rsidR="001B6FF5" w:rsidRPr="007D4CB2" w:rsidRDefault="001B6FF5">
          <w:pPr>
            <w:pStyle w:val="TOC1"/>
            <w:tabs>
              <w:tab w:val="right" w:leader="dot" w:pos="9062"/>
            </w:tabs>
            <w:rPr>
              <w:rFonts w:cs="Times New Roman"/>
              <w:noProof/>
              <w:szCs w:val="26"/>
            </w:rPr>
          </w:pPr>
          <w:r w:rsidRPr="007D4CB2">
            <w:rPr>
              <w:rStyle w:val="Hyperlink"/>
              <w:rFonts w:cs="Times New Roman"/>
              <w:noProof/>
              <w:szCs w:val="26"/>
            </w:rPr>
            <w:fldChar w:fldCharType="begin"/>
          </w:r>
          <w:r w:rsidRPr="003822C5">
            <w:rPr>
              <w:rStyle w:val="Hyperlink"/>
              <w:rFonts w:cs="Times New Roman"/>
              <w:noProof/>
              <w:szCs w:val="26"/>
              <w:rPrChange w:id="81" w:author="Trần Vân Anh" w:date="2023-11-13T20:16:00Z">
                <w:rPr>
                  <w:rStyle w:val="Hyperlink"/>
                  <w:noProof/>
                </w:rPr>
              </w:rPrChange>
            </w:rPr>
            <w:instrText xml:space="preserve"> </w:instrText>
          </w:r>
          <w:r w:rsidRPr="003822C5">
            <w:rPr>
              <w:rFonts w:cs="Times New Roman"/>
              <w:noProof/>
              <w:szCs w:val="26"/>
              <w:rPrChange w:id="82" w:author="Trần Vân Anh" w:date="2023-11-13T20:16:00Z">
                <w:rPr>
                  <w:noProof/>
                </w:rPr>
              </w:rPrChange>
            </w:rPr>
            <w:instrText>HYPERLINK \l "_Toc150798920"</w:instrText>
          </w:r>
          <w:r w:rsidRPr="003822C5">
            <w:rPr>
              <w:rStyle w:val="Hyperlink"/>
              <w:rFonts w:cs="Times New Roman"/>
              <w:noProof/>
              <w:szCs w:val="26"/>
              <w:rPrChange w:id="83" w:author="Trần Vân Anh" w:date="2023-11-13T20:16:00Z">
                <w:rPr>
                  <w:rStyle w:val="Hyperlink"/>
                  <w:noProof/>
                </w:rPr>
              </w:rPrChange>
            </w:rPr>
            <w:instrText xml:space="preserve"> </w:instrText>
          </w:r>
          <w:ins w:id="84" w:author="Trần Vân Anh" w:date="2023-11-13T22:31:00Z">
            <w:r w:rsidR="007D4CB2" w:rsidRPr="007D4CB2">
              <w:rPr>
                <w:rStyle w:val="Hyperlink"/>
                <w:rFonts w:cs="Times New Roman"/>
                <w:noProof/>
                <w:szCs w:val="26"/>
              </w:rPr>
            </w:r>
          </w:ins>
          <w:r w:rsidRPr="003822C5">
            <w:rPr>
              <w:rStyle w:val="Hyperlink"/>
              <w:rFonts w:cs="Times New Roman"/>
              <w:noProof/>
              <w:szCs w:val="26"/>
              <w:rPrChange w:id="85" w:author="Trần Vân Anh" w:date="2023-11-13T20:16:00Z">
                <w:rPr>
                  <w:rStyle w:val="Hyperlink"/>
                  <w:noProof/>
                </w:rPr>
              </w:rPrChange>
            </w:rPr>
            <w:fldChar w:fldCharType="separate"/>
          </w:r>
          <w:r w:rsidRPr="007D4CB2">
            <w:rPr>
              <w:rStyle w:val="Hyperlink"/>
              <w:rFonts w:cs="Times New Roman"/>
              <w:noProof/>
              <w:szCs w:val="26"/>
            </w:rPr>
            <w:t>Câu 2:</w:t>
          </w:r>
          <w:del w:id="86" w:author="Trần Vân Anh" w:date="2023-11-13T20:16:00Z">
            <w:r w:rsidRPr="007D4CB2" w:rsidDel="003822C5">
              <w:rPr>
                <w:rStyle w:val="Hyperlink"/>
                <w:rFonts w:cs="Times New Roman"/>
                <w:noProof/>
                <w:szCs w:val="26"/>
              </w:rPr>
              <w:delText xml:space="preserve"> Trình bày cấu trúc c</w:delText>
            </w:r>
            <w:r w:rsidRPr="003822C5" w:rsidDel="003822C5">
              <w:rPr>
                <w:rStyle w:val="Hyperlink"/>
                <w:rFonts w:cs="Times New Roman"/>
                <w:noProof/>
                <w:szCs w:val="26"/>
                <w:rPrChange w:id="87" w:author="Trần Vân Anh" w:date="2023-11-13T20:16:00Z">
                  <w:rPr>
                    <w:rStyle w:val="Hyperlink"/>
                    <w:noProof/>
                  </w:rPr>
                </w:rPrChange>
              </w:rPr>
              <w:delText xml:space="preserve">ủa 1 bài báo khoa học. Lấy ví dụ 1 bài báo khoa học trong ngành học của bạn và phân tích để thấy rõ các yêu cầu về cấu trúc đó </w:delText>
            </w:r>
            <w:r w:rsidRPr="003822C5" w:rsidDel="003822C5">
              <w:rPr>
                <w:rStyle w:val="Hyperlink"/>
                <w:rFonts w:cs="Times New Roman"/>
                <w:i/>
                <w:noProof/>
                <w:szCs w:val="26"/>
                <w:rPrChange w:id="88" w:author="Trần Vân Anh" w:date="2023-11-13T20:16:00Z">
                  <w:rPr>
                    <w:rStyle w:val="Hyperlink"/>
                    <w:i/>
                    <w:noProof/>
                  </w:rPr>
                </w:rPrChange>
              </w:rPr>
              <w:delText>(lưu ý đính kèm bài báo cùng câu trả lời).</w:delText>
            </w:r>
          </w:del>
          <w:r w:rsidRPr="003822C5">
            <w:rPr>
              <w:rFonts w:cs="Times New Roman"/>
              <w:noProof/>
              <w:webHidden/>
              <w:szCs w:val="26"/>
              <w:rPrChange w:id="89" w:author="Trần Vân Anh" w:date="2023-11-13T20:16:00Z">
                <w:rPr>
                  <w:noProof/>
                  <w:webHidden/>
                </w:rPr>
              </w:rPrChange>
            </w:rPr>
            <w:tab/>
          </w:r>
          <w:r w:rsidRPr="007D4CB2">
            <w:rPr>
              <w:rFonts w:cs="Times New Roman"/>
              <w:noProof/>
              <w:webHidden/>
              <w:szCs w:val="26"/>
            </w:rPr>
            <w:fldChar w:fldCharType="begin"/>
          </w:r>
          <w:r w:rsidRPr="003822C5">
            <w:rPr>
              <w:rFonts w:cs="Times New Roman"/>
              <w:noProof/>
              <w:webHidden/>
              <w:szCs w:val="26"/>
              <w:rPrChange w:id="90" w:author="Trần Vân Anh" w:date="2023-11-13T20:16:00Z">
                <w:rPr>
                  <w:noProof/>
                  <w:webHidden/>
                </w:rPr>
              </w:rPrChange>
            </w:rPr>
            <w:instrText xml:space="preserve"> PAGEREF _Toc150798920 \h </w:instrText>
          </w:r>
          <w:r w:rsidRPr="003822C5">
            <w:rPr>
              <w:rFonts w:cs="Times New Roman"/>
              <w:noProof/>
              <w:webHidden/>
              <w:szCs w:val="26"/>
              <w:rPrChange w:id="91" w:author="Trần Vân Anh" w:date="2023-11-13T20:16:00Z">
                <w:rPr>
                  <w:rFonts w:cs="Times New Roman"/>
                  <w:noProof/>
                  <w:webHidden/>
                  <w:szCs w:val="26"/>
                </w:rPr>
              </w:rPrChange>
            </w:rPr>
          </w:r>
          <w:r w:rsidRPr="003822C5">
            <w:rPr>
              <w:rFonts w:cs="Times New Roman"/>
              <w:noProof/>
              <w:webHidden/>
              <w:szCs w:val="26"/>
              <w:rPrChange w:id="92" w:author="Trần Vân Anh" w:date="2023-11-13T20:16:00Z">
                <w:rPr>
                  <w:noProof/>
                  <w:webHidden/>
                </w:rPr>
              </w:rPrChange>
            </w:rPr>
            <w:fldChar w:fldCharType="separate"/>
          </w:r>
          <w:r w:rsidR="007D4CB2">
            <w:rPr>
              <w:rFonts w:cs="Times New Roman"/>
              <w:noProof/>
              <w:webHidden/>
              <w:szCs w:val="26"/>
            </w:rPr>
            <w:t>6</w:t>
          </w:r>
          <w:r w:rsidRPr="007D4CB2">
            <w:rPr>
              <w:rFonts w:cs="Times New Roman"/>
              <w:noProof/>
              <w:webHidden/>
              <w:szCs w:val="26"/>
            </w:rPr>
            <w:fldChar w:fldCharType="end"/>
          </w:r>
          <w:r w:rsidRPr="007D4CB2">
            <w:rPr>
              <w:rStyle w:val="Hyperlink"/>
              <w:rFonts w:cs="Times New Roman"/>
              <w:noProof/>
              <w:szCs w:val="26"/>
            </w:rPr>
            <w:fldChar w:fldCharType="end"/>
          </w:r>
        </w:p>
        <w:p w:rsidR="001B6FF5" w:rsidRPr="007D4CB2" w:rsidDel="001B6FF5" w:rsidRDefault="001B6FF5">
          <w:pPr>
            <w:pStyle w:val="TOC2"/>
            <w:tabs>
              <w:tab w:val="right" w:leader="dot" w:pos="9062"/>
            </w:tabs>
            <w:rPr>
              <w:del w:id="93" w:author="Trần Vân Anh" w:date="2023-11-13T20:15:00Z"/>
              <w:rFonts w:cs="Times New Roman"/>
              <w:noProof/>
              <w:szCs w:val="26"/>
            </w:rPr>
          </w:pPr>
          <w:del w:id="94" w:author="Trần Vân Anh" w:date="2023-11-13T20:15:00Z">
            <w:r w:rsidRPr="007D4CB2" w:rsidDel="001B6FF5">
              <w:rPr>
                <w:rStyle w:val="Hyperlink"/>
                <w:rFonts w:cs="Times New Roman"/>
                <w:noProof/>
                <w:szCs w:val="26"/>
              </w:rPr>
              <w:fldChar w:fldCharType="begin"/>
            </w:r>
            <w:r w:rsidRPr="003822C5" w:rsidDel="001B6FF5">
              <w:rPr>
                <w:rStyle w:val="Hyperlink"/>
                <w:rFonts w:cs="Times New Roman"/>
                <w:noProof/>
                <w:szCs w:val="26"/>
                <w:rPrChange w:id="95" w:author="Trần Vân Anh" w:date="2023-11-13T20:16:00Z">
                  <w:rPr>
                    <w:rStyle w:val="Hyperlink"/>
                    <w:noProof/>
                  </w:rPr>
                </w:rPrChange>
              </w:rPr>
              <w:delInstrText xml:space="preserve"> </w:delInstrText>
            </w:r>
            <w:r w:rsidRPr="003822C5" w:rsidDel="001B6FF5">
              <w:rPr>
                <w:rFonts w:cs="Times New Roman"/>
                <w:noProof/>
                <w:szCs w:val="26"/>
                <w:rPrChange w:id="96" w:author="Trần Vân Anh" w:date="2023-11-13T20:16:00Z">
                  <w:rPr>
                    <w:noProof/>
                  </w:rPr>
                </w:rPrChange>
              </w:rPr>
              <w:delInstrText>HYPERLINK \l "_Toc150798921"</w:delInstrText>
            </w:r>
            <w:r w:rsidRPr="003822C5" w:rsidDel="001B6FF5">
              <w:rPr>
                <w:rStyle w:val="Hyperlink"/>
                <w:rFonts w:cs="Times New Roman"/>
                <w:noProof/>
                <w:szCs w:val="26"/>
                <w:rPrChange w:id="97" w:author="Trần Vân Anh" w:date="2023-11-13T20:16:00Z">
                  <w:rPr>
                    <w:rStyle w:val="Hyperlink"/>
                    <w:noProof/>
                  </w:rPr>
                </w:rPrChange>
              </w:rPr>
              <w:delInstrText xml:space="preserve"> </w:delInstrText>
            </w:r>
            <w:r w:rsidRPr="003822C5" w:rsidDel="001B6FF5">
              <w:rPr>
                <w:rStyle w:val="Hyperlink"/>
                <w:rFonts w:cs="Times New Roman"/>
                <w:noProof/>
                <w:szCs w:val="26"/>
                <w:rPrChange w:id="98" w:author="Trần Vân Anh" w:date="2023-11-13T20:16:00Z">
                  <w:rPr>
                    <w:rStyle w:val="Hyperlink"/>
                    <w:noProof/>
                  </w:rPr>
                </w:rPrChange>
              </w:rPr>
              <w:fldChar w:fldCharType="separate"/>
            </w:r>
          </w:del>
          <w:ins w:id="99" w:author="Trần Vân Anh" w:date="2023-11-13T22:31:00Z">
            <w:r w:rsidR="007D4CB2">
              <w:rPr>
                <w:rStyle w:val="Hyperlink"/>
                <w:rFonts w:cs="Times New Roman"/>
                <w:b/>
                <w:bCs/>
                <w:noProof/>
                <w:szCs w:val="26"/>
              </w:rPr>
              <w:t>Error! Hyperlink reference not valid.</w:t>
            </w:r>
          </w:ins>
          <w:del w:id="100" w:author="Trần Vân Anh" w:date="2023-11-13T20:15:00Z">
            <w:r w:rsidRPr="007D4CB2" w:rsidDel="001B6FF5">
              <w:rPr>
                <w:rStyle w:val="Hyperlink"/>
                <w:rFonts w:cs="Times New Roman"/>
                <w:noProof/>
                <w:szCs w:val="26"/>
              </w:rPr>
              <w:delText>2.1. Cấu trúc củ</w:delText>
            </w:r>
            <w:r w:rsidRPr="003822C5" w:rsidDel="001B6FF5">
              <w:rPr>
                <w:rStyle w:val="Hyperlink"/>
                <w:rFonts w:cs="Times New Roman"/>
                <w:noProof/>
                <w:szCs w:val="26"/>
                <w:rPrChange w:id="101" w:author="Trần Vân Anh" w:date="2023-11-13T20:16:00Z">
                  <w:rPr>
                    <w:rStyle w:val="Hyperlink"/>
                    <w:noProof/>
                  </w:rPr>
                </w:rPrChange>
              </w:rPr>
              <w:delText>a một bài báo khoa học</w:delText>
            </w:r>
            <w:r w:rsidRPr="003822C5" w:rsidDel="001B6FF5">
              <w:rPr>
                <w:rFonts w:cs="Times New Roman"/>
                <w:noProof/>
                <w:webHidden/>
                <w:szCs w:val="26"/>
                <w:rPrChange w:id="102" w:author="Trần Vân Anh" w:date="2023-11-13T20:16:00Z">
                  <w:rPr>
                    <w:noProof/>
                    <w:webHidden/>
                  </w:rPr>
                </w:rPrChange>
              </w:rPr>
              <w:tab/>
            </w:r>
            <w:r w:rsidRPr="007D4CB2" w:rsidDel="001B6FF5">
              <w:rPr>
                <w:rFonts w:cs="Times New Roman"/>
                <w:noProof/>
                <w:webHidden/>
                <w:szCs w:val="26"/>
              </w:rPr>
              <w:fldChar w:fldCharType="begin"/>
            </w:r>
            <w:r w:rsidRPr="003822C5" w:rsidDel="001B6FF5">
              <w:rPr>
                <w:rFonts w:cs="Times New Roman"/>
                <w:noProof/>
                <w:webHidden/>
                <w:szCs w:val="26"/>
                <w:rPrChange w:id="103" w:author="Trần Vân Anh" w:date="2023-11-13T20:16:00Z">
                  <w:rPr>
                    <w:noProof/>
                    <w:webHidden/>
                  </w:rPr>
                </w:rPrChange>
              </w:rPr>
              <w:delInstrText xml:space="preserve"> PAGEREF _Toc150798921 \h </w:delInstrText>
            </w:r>
            <w:r w:rsidRPr="003822C5" w:rsidDel="001B6FF5">
              <w:rPr>
                <w:rFonts w:cs="Times New Roman"/>
                <w:noProof/>
                <w:webHidden/>
                <w:szCs w:val="26"/>
                <w:rPrChange w:id="104" w:author="Trần Vân Anh" w:date="2023-11-13T20:16:00Z">
                  <w:rPr>
                    <w:rFonts w:cs="Times New Roman"/>
                    <w:noProof/>
                    <w:webHidden/>
                    <w:szCs w:val="26"/>
                  </w:rPr>
                </w:rPrChange>
              </w:rPr>
            </w:r>
            <w:r w:rsidRPr="003822C5" w:rsidDel="001B6FF5">
              <w:rPr>
                <w:rFonts w:cs="Times New Roman"/>
                <w:noProof/>
                <w:webHidden/>
                <w:szCs w:val="26"/>
                <w:rPrChange w:id="105" w:author="Trần Vân Anh" w:date="2023-11-13T20:16:00Z">
                  <w:rPr>
                    <w:noProof/>
                    <w:webHidden/>
                  </w:rPr>
                </w:rPrChange>
              </w:rPr>
              <w:fldChar w:fldCharType="separate"/>
            </w:r>
            <w:r w:rsidRPr="007D4CB2" w:rsidDel="001B6FF5">
              <w:rPr>
                <w:rFonts w:cs="Times New Roman"/>
                <w:noProof/>
                <w:webHidden/>
                <w:szCs w:val="26"/>
              </w:rPr>
              <w:delText>6</w:delText>
            </w:r>
            <w:r w:rsidRPr="007D4CB2" w:rsidDel="001B6FF5">
              <w:rPr>
                <w:rFonts w:cs="Times New Roman"/>
                <w:noProof/>
                <w:webHidden/>
                <w:szCs w:val="26"/>
              </w:rPr>
              <w:fldChar w:fldCharType="end"/>
            </w:r>
            <w:r w:rsidRPr="007D4CB2" w:rsidDel="001B6FF5">
              <w:rPr>
                <w:rStyle w:val="Hyperlink"/>
                <w:rFonts w:cs="Times New Roman"/>
                <w:noProof/>
                <w:szCs w:val="26"/>
              </w:rPr>
              <w:fldChar w:fldCharType="end"/>
            </w:r>
          </w:del>
        </w:p>
        <w:p w:rsidR="001B6FF5" w:rsidRPr="007D4CB2" w:rsidDel="001B6FF5" w:rsidRDefault="001B6FF5">
          <w:pPr>
            <w:pStyle w:val="TOC2"/>
            <w:tabs>
              <w:tab w:val="right" w:leader="dot" w:pos="9062"/>
            </w:tabs>
            <w:rPr>
              <w:del w:id="106" w:author="Trần Vân Anh" w:date="2023-11-13T20:15:00Z"/>
              <w:rFonts w:cs="Times New Roman"/>
              <w:noProof/>
              <w:szCs w:val="26"/>
            </w:rPr>
          </w:pPr>
          <w:del w:id="107" w:author="Trần Vân Anh" w:date="2023-11-13T20:15:00Z">
            <w:r w:rsidRPr="007D4CB2" w:rsidDel="001B6FF5">
              <w:rPr>
                <w:rStyle w:val="Hyperlink"/>
                <w:rFonts w:cs="Times New Roman"/>
                <w:noProof/>
                <w:szCs w:val="26"/>
              </w:rPr>
              <w:fldChar w:fldCharType="begin"/>
            </w:r>
            <w:r w:rsidRPr="003822C5" w:rsidDel="001B6FF5">
              <w:rPr>
                <w:rStyle w:val="Hyperlink"/>
                <w:rFonts w:cs="Times New Roman"/>
                <w:noProof/>
                <w:szCs w:val="26"/>
                <w:rPrChange w:id="108" w:author="Trần Vân Anh" w:date="2023-11-13T20:16:00Z">
                  <w:rPr>
                    <w:rStyle w:val="Hyperlink"/>
                    <w:noProof/>
                  </w:rPr>
                </w:rPrChange>
              </w:rPr>
              <w:delInstrText xml:space="preserve"> </w:delInstrText>
            </w:r>
            <w:r w:rsidRPr="003822C5" w:rsidDel="001B6FF5">
              <w:rPr>
                <w:rFonts w:cs="Times New Roman"/>
                <w:noProof/>
                <w:szCs w:val="26"/>
                <w:rPrChange w:id="109" w:author="Trần Vân Anh" w:date="2023-11-13T20:16:00Z">
                  <w:rPr>
                    <w:noProof/>
                  </w:rPr>
                </w:rPrChange>
              </w:rPr>
              <w:delInstrText>HYPERLINK \l "_Toc150798922"</w:delInstrText>
            </w:r>
            <w:r w:rsidRPr="003822C5" w:rsidDel="001B6FF5">
              <w:rPr>
                <w:rStyle w:val="Hyperlink"/>
                <w:rFonts w:cs="Times New Roman"/>
                <w:noProof/>
                <w:szCs w:val="26"/>
                <w:rPrChange w:id="110" w:author="Trần Vân Anh" w:date="2023-11-13T20:16:00Z">
                  <w:rPr>
                    <w:rStyle w:val="Hyperlink"/>
                    <w:noProof/>
                  </w:rPr>
                </w:rPrChange>
              </w:rPr>
              <w:delInstrText xml:space="preserve"> </w:delInstrText>
            </w:r>
            <w:r w:rsidRPr="003822C5" w:rsidDel="001B6FF5">
              <w:rPr>
                <w:rStyle w:val="Hyperlink"/>
                <w:rFonts w:cs="Times New Roman"/>
                <w:noProof/>
                <w:szCs w:val="26"/>
                <w:rPrChange w:id="111" w:author="Trần Vân Anh" w:date="2023-11-13T20:16:00Z">
                  <w:rPr>
                    <w:rStyle w:val="Hyperlink"/>
                    <w:noProof/>
                  </w:rPr>
                </w:rPrChange>
              </w:rPr>
              <w:fldChar w:fldCharType="separate"/>
            </w:r>
          </w:del>
          <w:ins w:id="112" w:author="Trần Vân Anh" w:date="2023-11-13T22:31:00Z">
            <w:r w:rsidR="007D4CB2">
              <w:rPr>
                <w:rStyle w:val="Hyperlink"/>
                <w:rFonts w:cs="Times New Roman"/>
                <w:b/>
                <w:bCs/>
                <w:noProof/>
                <w:szCs w:val="26"/>
              </w:rPr>
              <w:t>Error! Hyperlink reference not valid.</w:t>
            </w:r>
          </w:ins>
          <w:del w:id="113" w:author="Trần Vân Anh" w:date="2023-11-13T20:15:00Z">
            <w:r w:rsidRPr="007D4CB2" w:rsidDel="001B6FF5">
              <w:rPr>
                <w:rStyle w:val="Hyperlink"/>
                <w:rFonts w:cs="Times New Roman"/>
                <w:noProof/>
                <w:szCs w:val="26"/>
              </w:rPr>
              <w:delText>2.2. Phân tích cấu trúc củ</w:delText>
            </w:r>
            <w:r w:rsidRPr="003822C5" w:rsidDel="001B6FF5">
              <w:rPr>
                <w:rStyle w:val="Hyperlink"/>
                <w:rFonts w:cs="Times New Roman"/>
                <w:noProof/>
                <w:szCs w:val="26"/>
                <w:rPrChange w:id="114" w:author="Trần Vân Anh" w:date="2023-11-13T20:16:00Z">
                  <w:rPr>
                    <w:rStyle w:val="Hyperlink"/>
                    <w:noProof/>
                  </w:rPr>
                </w:rPrChange>
              </w:rPr>
              <w:delText>a 1 bài báo khoa học ngành CNTT</w:delText>
            </w:r>
            <w:r w:rsidRPr="003822C5" w:rsidDel="001B6FF5">
              <w:rPr>
                <w:rFonts w:cs="Times New Roman"/>
                <w:noProof/>
                <w:webHidden/>
                <w:szCs w:val="26"/>
                <w:rPrChange w:id="115" w:author="Trần Vân Anh" w:date="2023-11-13T20:16:00Z">
                  <w:rPr>
                    <w:noProof/>
                    <w:webHidden/>
                  </w:rPr>
                </w:rPrChange>
              </w:rPr>
              <w:tab/>
            </w:r>
            <w:r w:rsidRPr="007D4CB2" w:rsidDel="001B6FF5">
              <w:rPr>
                <w:rFonts w:cs="Times New Roman"/>
                <w:noProof/>
                <w:webHidden/>
                <w:szCs w:val="26"/>
              </w:rPr>
              <w:fldChar w:fldCharType="begin"/>
            </w:r>
            <w:r w:rsidRPr="003822C5" w:rsidDel="001B6FF5">
              <w:rPr>
                <w:rFonts w:cs="Times New Roman"/>
                <w:noProof/>
                <w:webHidden/>
                <w:szCs w:val="26"/>
                <w:rPrChange w:id="116" w:author="Trần Vân Anh" w:date="2023-11-13T20:16:00Z">
                  <w:rPr>
                    <w:noProof/>
                    <w:webHidden/>
                  </w:rPr>
                </w:rPrChange>
              </w:rPr>
              <w:delInstrText xml:space="preserve"> PAGEREF _Toc150798922 \h </w:delInstrText>
            </w:r>
            <w:r w:rsidRPr="003822C5" w:rsidDel="001B6FF5">
              <w:rPr>
                <w:rFonts w:cs="Times New Roman"/>
                <w:noProof/>
                <w:webHidden/>
                <w:szCs w:val="26"/>
                <w:rPrChange w:id="117" w:author="Trần Vân Anh" w:date="2023-11-13T20:16:00Z">
                  <w:rPr>
                    <w:rFonts w:cs="Times New Roman"/>
                    <w:noProof/>
                    <w:webHidden/>
                    <w:szCs w:val="26"/>
                  </w:rPr>
                </w:rPrChange>
              </w:rPr>
            </w:r>
            <w:r w:rsidRPr="003822C5" w:rsidDel="001B6FF5">
              <w:rPr>
                <w:rFonts w:cs="Times New Roman"/>
                <w:noProof/>
                <w:webHidden/>
                <w:szCs w:val="26"/>
                <w:rPrChange w:id="118" w:author="Trần Vân Anh" w:date="2023-11-13T20:16:00Z">
                  <w:rPr>
                    <w:noProof/>
                    <w:webHidden/>
                  </w:rPr>
                </w:rPrChange>
              </w:rPr>
              <w:fldChar w:fldCharType="separate"/>
            </w:r>
            <w:r w:rsidRPr="007D4CB2" w:rsidDel="001B6FF5">
              <w:rPr>
                <w:rFonts w:cs="Times New Roman"/>
                <w:noProof/>
                <w:webHidden/>
                <w:szCs w:val="26"/>
              </w:rPr>
              <w:delText>7</w:delText>
            </w:r>
            <w:r w:rsidRPr="007D4CB2" w:rsidDel="001B6FF5">
              <w:rPr>
                <w:rFonts w:cs="Times New Roman"/>
                <w:noProof/>
                <w:webHidden/>
                <w:szCs w:val="26"/>
              </w:rPr>
              <w:fldChar w:fldCharType="end"/>
            </w:r>
            <w:r w:rsidRPr="007D4CB2" w:rsidDel="001B6FF5">
              <w:rPr>
                <w:rStyle w:val="Hyperlink"/>
                <w:rFonts w:cs="Times New Roman"/>
                <w:noProof/>
                <w:szCs w:val="26"/>
              </w:rPr>
              <w:fldChar w:fldCharType="end"/>
            </w:r>
          </w:del>
        </w:p>
        <w:p w:rsidR="001B6FF5" w:rsidRPr="007D4CB2" w:rsidRDefault="001B6FF5">
          <w:pPr>
            <w:pStyle w:val="TOC1"/>
            <w:tabs>
              <w:tab w:val="right" w:leader="dot" w:pos="9062"/>
            </w:tabs>
            <w:rPr>
              <w:rFonts w:cs="Times New Roman"/>
              <w:noProof/>
              <w:szCs w:val="26"/>
            </w:rPr>
          </w:pPr>
          <w:r w:rsidRPr="007D4CB2">
            <w:rPr>
              <w:rStyle w:val="Hyperlink"/>
              <w:rFonts w:cs="Times New Roman"/>
              <w:noProof/>
              <w:szCs w:val="26"/>
            </w:rPr>
            <w:fldChar w:fldCharType="begin"/>
          </w:r>
          <w:r w:rsidRPr="003822C5">
            <w:rPr>
              <w:rStyle w:val="Hyperlink"/>
              <w:rFonts w:cs="Times New Roman"/>
              <w:noProof/>
              <w:szCs w:val="26"/>
              <w:rPrChange w:id="119" w:author="Trần Vân Anh" w:date="2023-11-13T20:16:00Z">
                <w:rPr>
                  <w:rStyle w:val="Hyperlink"/>
                  <w:noProof/>
                </w:rPr>
              </w:rPrChange>
            </w:rPr>
            <w:instrText xml:space="preserve"> </w:instrText>
          </w:r>
          <w:r w:rsidRPr="003822C5">
            <w:rPr>
              <w:rFonts w:cs="Times New Roman"/>
              <w:noProof/>
              <w:szCs w:val="26"/>
              <w:rPrChange w:id="120" w:author="Trần Vân Anh" w:date="2023-11-13T20:16:00Z">
                <w:rPr>
                  <w:noProof/>
                </w:rPr>
              </w:rPrChange>
            </w:rPr>
            <w:instrText>HYPERLINK \l "_Toc150798923"</w:instrText>
          </w:r>
          <w:r w:rsidRPr="003822C5">
            <w:rPr>
              <w:rStyle w:val="Hyperlink"/>
              <w:rFonts w:cs="Times New Roman"/>
              <w:noProof/>
              <w:szCs w:val="26"/>
              <w:rPrChange w:id="121" w:author="Trần Vân Anh" w:date="2023-11-13T20:16:00Z">
                <w:rPr>
                  <w:rStyle w:val="Hyperlink"/>
                  <w:noProof/>
                </w:rPr>
              </w:rPrChange>
            </w:rPr>
            <w:instrText xml:space="preserve"> </w:instrText>
          </w:r>
          <w:ins w:id="122" w:author="Trần Vân Anh" w:date="2023-11-13T22:31:00Z">
            <w:r w:rsidR="007D4CB2" w:rsidRPr="007D4CB2">
              <w:rPr>
                <w:rStyle w:val="Hyperlink"/>
                <w:rFonts w:cs="Times New Roman"/>
                <w:noProof/>
                <w:szCs w:val="26"/>
              </w:rPr>
            </w:r>
          </w:ins>
          <w:r w:rsidRPr="003822C5">
            <w:rPr>
              <w:rStyle w:val="Hyperlink"/>
              <w:rFonts w:cs="Times New Roman"/>
              <w:noProof/>
              <w:szCs w:val="26"/>
              <w:rPrChange w:id="123" w:author="Trần Vân Anh" w:date="2023-11-13T20:16:00Z">
                <w:rPr>
                  <w:rStyle w:val="Hyperlink"/>
                  <w:noProof/>
                </w:rPr>
              </w:rPrChange>
            </w:rPr>
            <w:fldChar w:fldCharType="separate"/>
          </w:r>
          <w:r w:rsidRPr="007D4CB2">
            <w:rPr>
              <w:rStyle w:val="Hyperlink"/>
              <w:rFonts w:cs="Times New Roman"/>
              <w:noProof/>
              <w:szCs w:val="26"/>
            </w:rPr>
            <w:t>Câu 3:</w:t>
          </w:r>
          <w:del w:id="124" w:author="Trần Vân Anh" w:date="2023-11-13T20:16:00Z">
            <w:r w:rsidRPr="007D4CB2" w:rsidDel="003822C5">
              <w:rPr>
                <w:rStyle w:val="Hyperlink"/>
                <w:rFonts w:cs="Times New Roman"/>
                <w:noProof/>
                <w:szCs w:val="26"/>
              </w:rPr>
              <w:delText xml:space="preserve"> Hãy tìm hiểu 1 đ</w:delText>
            </w:r>
            <w:r w:rsidRPr="003822C5" w:rsidDel="003822C5">
              <w:rPr>
                <w:rStyle w:val="Hyperlink"/>
                <w:rFonts w:cs="Times New Roman"/>
                <w:noProof/>
                <w:szCs w:val="26"/>
                <w:rPrChange w:id="125" w:author="Trần Vân Anh" w:date="2023-11-13T20:16:00Z">
                  <w:rPr>
                    <w:rStyle w:val="Hyperlink"/>
                    <w:noProof/>
                  </w:rPr>
                </w:rPrChange>
              </w:rPr>
              <w:delText>ồ án/khóa luận tốt nghiệp trong ngành học của mình và tóm tắt lại các nội dung sau: Tên đồ án; Tác giả, Nơi công bố, Năm công bố; Mục tiêu nghiên cứu; Cơ sở lý thuyết; Phương pháp thu thập và xử lý thông tin; Kết quả đạt được; Hạn chế của công trình.</w:delText>
            </w:r>
          </w:del>
          <w:r w:rsidRPr="003822C5">
            <w:rPr>
              <w:rFonts w:cs="Times New Roman"/>
              <w:noProof/>
              <w:webHidden/>
              <w:szCs w:val="26"/>
              <w:rPrChange w:id="126" w:author="Trần Vân Anh" w:date="2023-11-13T20:16:00Z">
                <w:rPr>
                  <w:noProof/>
                  <w:webHidden/>
                </w:rPr>
              </w:rPrChange>
            </w:rPr>
            <w:tab/>
          </w:r>
          <w:r w:rsidRPr="007D4CB2">
            <w:rPr>
              <w:rFonts w:cs="Times New Roman"/>
              <w:noProof/>
              <w:webHidden/>
              <w:szCs w:val="26"/>
            </w:rPr>
            <w:fldChar w:fldCharType="begin"/>
          </w:r>
          <w:r w:rsidRPr="003822C5">
            <w:rPr>
              <w:rFonts w:cs="Times New Roman"/>
              <w:noProof/>
              <w:webHidden/>
              <w:szCs w:val="26"/>
              <w:rPrChange w:id="127" w:author="Trần Vân Anh" w:date="2023-11-13T20:16:00Z">
                <w:rPr>
                  <w:noProof/>
                  <w:webHidden/>
                </w:rPr>
              </w:rPrChange>
            </w:rPr>
            <w:instrText xml:space="preserve"> PAGEREF _Toc150798923 \h </w:instrText>
          </w:r>
          <w:r w:rsidRPr="003822C5">
            <w:rPr>
              <w:rFonts w:cs="Times New Roman"/>
              <w:noProof/>
              <w:webHidden/>
              <w:szCs w:val="26"/>
              <w:rPrChange w:id="128" w:author="Trần Vân Anh" w:date="2023-11-13T20:16:00Z">
                <w:rPr>
                  <w:rFonts w:cs="Times New Roman"/>
                  <w:noProof/>
                  <w:webHidden/>
                  <w:szCs w:val="26"/>
                </w:rPr>
              </w:rPrChange>
            </w:rPr>
          </w:r>
          <w:r w:rsidRPr="003822C5">
            <w:rPr>
              <w:rFonts w:cs="Times New Roman"/>
              <w:noProof/>
              <w:webHidden/>
              <w:szCs w:val="26"/>
              <w:rPrChange w:id="129" w:author="Trần Vân Anh" w:date="2023-11-13T20:16:00Z">
                <w:rPr>
                  <w:noProof/>
                  <w:webHidden/>
                </w:rPr>
              </w:rPrChange>
            </w:rPr>
            <w:fldChar w:fldCharType="separate"/>
          </w:r>
          <w:r w:rsidR="007D4CB2">
            <w:rPr>
              <w:rFonts w:cs="Times New Roman"/>
              <w:noProof/>
              <w:webHidden/>
              <w:szCs w:val="26"/>
            </w:rPr>
            <w:t>9</w:t>
          </w:r>
          <w:r w:rsidRPr="007D4CB2">
            <w:rPr>
              <w:rFonts w:cs="Times New Roman"/>
              <w:noProof/>
              <w:webHidden/>
              <w:szCs w:val="26"/>
            </w:rPr>
            <w:fldChar w:fldCharType="end"/>
          </w:r>
          <w:r w:rsidRPr="007D4CB2">
            <w:rPr>
              <w:rStyle w:val="Hyperlink"/>
              <w:rFonts w:cs="Times New Roman"/>
              <w:noProof/>
              <w:szCs w:val="26"/>
            </w:rPr>
            <w:fldChar w:fldCharType="end"/>
          </w:r>
        </w:p>
        <w:p w:rsidR="001B6FF5" w:rsidRPr="007D4CB2" w:rsidRDefault="001B6FF5">
          <w:pPr>
            <w:pStyle w:val="TOC1"/>
            <w:tabs>
              <w:tab w:val="right" w:leader="dot" w:pos="9062"/>
            </w:tabs>
            <w:rPr>
              <w:rFonts w:cs="Times New Roman"/>
              <w:noProof/>
              <w:szCs w:val="26"/>
            </w:rPr>
          </w:pPr>
          <w:r w:rsidRPr="007D4CB2">
            <w:rPr>
              <w:rStyle w:val="Hyperlink"/>
              <w:rFonts w:cs="Times New Roman"/>
              <w:noProof/>
              <w:szCs w:val="26"/>
            </w:rPr>
            <w:fldChar w:fldCharType="begin"/>
          </w:r>
          <w:r w:rsidRPr="003822C5">
            <w:rPr>
              <w:rStyle w:val="Hyperlink"/>
              <w:rFonts w:cs="Times New Roman"/>
              <w:noProof/>
              <w:szCs w:val="26"/>
              <w:rPrChange w:id="130" w:author="Trần Vân Anh" w:date="2023-11-13T20:16:00Z">
                <w:rPr>
                  <w:rStyle w:val="Hyperlink"/>
                  <w:noProof/>
                </w:rPr>
              </w:rPrChange>
            </w:rPr>
            <w:instrText xml:space="preserve"> </w:instrText>
          </w:r>
          <w:r w:rsidRPr="003822C5">
            <w:rPr>
              <w:rFonts w:cs="Times New Roman"/>
              <w:noProof/>
              <w:szCs w:val="26"/>
              <w:rPrChange w:id="131" w:author="Trần Vân Anh" w:date="2023-11-13T20:16:00Z">
                <w:rPr>
                  <w:noProof/>
                </w:rPr>
              </w:rPrChange>
            </w:rPr>
            <w:instrText>HYPERLINK \l "_Toc150798924"</w:instrText>
          </w:r>
          <w:r w:rsidRPr="003822C5">
            <w:rPr>
              <w:rStyle w:val="Hyperlink"/>
              <w:rFonts w:cs="Times New Roman"/>
              <w:noProof/>
              <w:szCs w:val="26"/>
              <w:rPrChange w:id="132" w:author="Trần Vân Anh" w:date="2023-11-13T20:16:00Z">
                <w:rPr>
                  <w:rStyle w:val="Hyperlink"/>
                  <w:noProof/>
                </w:rPr>
              </w:rPrChange>
            </w:rPr>
            <w:instrText xml:space="preserve"> </w:instrText>
          </w:r>
          <w:ins w:id="133" w:author="Trần Vân Anh" w:date="2023-11-13T22:31:00Z">
            <w:r w:rsidR="007D4CB2" w:rsidRPr="007D4CB2">
              <w:rPr>
                <w:rStyle w:val="Hyperlink"/>
                <w:rFonts w:cs="Times New Roman"/>
                <w:noProof/>
                <w:szCs w:val="26"/>
              </w:rPr>
            </w:r>
          </w:ins>
          <w:r w:rsidRPr="003822C5">
            <w:rPr>
              <w:rStyle w:val="Hyperlink"/>
              <w:rFonts w:cs="Times New Roman"/>
              <w:noProof/>
              <w:szCs w:val="26"/>
              <w:rPrChange w:id="134" w:author="Trần Vân Anh" w:date="2023-11-13T20:16:00Z">
                <w:rPr>
                  <w:rStyle w:val="Hyperlink"/>
                  <w:noProof/>
                </w:rPr>
              </w:rPrChange>
            </w:rPr>
            <w:fldChar w:fldCharType="separate"/>
          </w:r>
          <w:r w:rsidRPr="007D4CB2">
            <w:rPr>
              <w:rStyle w:val="Hyperlink"/>
              <w:rFonts w:cs="Times New Roman"/>
              <w:noProof/>
              <w:szCs w:val="26"/>
            </w:rPr>
            <w:t>Câu 4:</w:t>
          </w:r>
          <w:del w:id="135" w:author="Trần Vân Anh" w:date="2023-11-13T20:16:00Z">
            <w:r w:rsidRPr="007D4CB2" w:rsidDel="003822C5">
              <w:rPr>
                <w:rStyle w:val="Hyperlink"/>
                <w:rFonts w:cs="Times New Roman"/>
                <w:noProof/>
                <w:szCs w:val="26"/>
              </w:rPr>
              <w:delText xml:space="preserve"> Hãy xây dựng đ</w:delText>
            </w:r>
            <w:r w:rsidRPr="003822C5" w:rsidDel="003822C5">
              <w:rPr>
                <w:rStyle w:val="Hyperlink"/>
                <w:rFonts w:cs="Times New Roman"/>
                <w:noProof/>
                <w:szCs w:val="26"/>
                <w:rPrChange w:id="136" w:author="Trần Vân Anh" w:date="2023-11-13T20:16:00Z">
                  <w:rPr>
                    <w:rStyle w:val="Hyperlink"/>
                    <w:noProof/>
                  </w:rPr>
                </w:rPrChange>
              </w:rPr>
              <w:delText>ề cương nghiên cứu cho 1 đề tài nghiên cứu khoa học trong ngành học của bạn mà bạn yêu thích (theo mẫu)</w:delText>
            </w:r>
          </w:del>
          <w:r w:rsidRPr="003822C5">
            <w:rPr>
              <w:rFonts w:cs="Times New Roman"/>
              <w:noProof/>
              <w:webHidden/>
              <w:szCs w:val="26"/>
              <w:rPrChange w:id="137" w:author="Trần Vân Anh" w:date="2023-11-13T20:16:00Z">
                <w:rPr>
                  <w:noProof/>
                  <w:webHidden/>
                </w:rPr>
              </w:rPrChange>
            </w:rPr>
            <w:tab/>
          </w:r>
          <w:r w:rsidRPr="007D4CB2">
            <w:rPr>
              <w:rFonts w:cs="Times New Roman"/>
              <w:noProof/>
              <w:webHidden/>
              <w:szCs w:val="26"/>
            </w:rPr>
            <w:fldChar w:fldCharType="begin"/>
          </w:r>
          <w:r w:rsidRPr="003822C5">
            <w:rPr>
              <w:rFonts w:cs="Times New Roman"/>
              <w:noProof/>
              <w:webHidden/>
              <w:szCs w:val="26"/>
              <w:rPrChange w:id="138" w:author="Trần Vân Anh" w:date="2023-11-13T20:16:00Z">
                <w:rPr>
                  <w:noProof/>
                  <w:webHidden/>
                </w:rPr>
              </w:rPrChange>
            </w:rPr>
            <w:instrText xml:space="preserve"> PAGEREF _Toc150798924 \h </w:instrText>
          </w:r>
          <w:r w:rsidRPr="003822C5">
            <w:rPr>
              <w:rFonts w:cs="Times New Roman"/>
              <w:noProof/>
              <w:webHidden/>
              <w:szCs w:val="26"/>
              <w:rPrChange w:id="139" w:author="Trần Vân Anh" w:date="2023-11-13T20:16:00Z">
                <w:rPr>
                  <w:rFonts w:cs="Times New Roman"/>
                  <w:noProof/>
                  <w:webHidden/>
                  <w:szCs w:val="26"/>
                </w:rPr>
              </w:rPrChange>
            </w:rPr>
          </w:r>
          <w:r w:rsidRPr="003822C5">
            <w:rPr>
              <w:rFonts w:cs="Times New Roman"/>
              <w:noProof/>
              <w:webHidden/>
              <w:szCs w:val="26"/>
              <w:rPrChange w:id="140" w:author="Trần Vân Anh" w:date="2023-11-13T20:16:00Z">
                <w:rPr>
                  <w:noProof/>
                  <w:webHidden/>
                </w:rPr>
              </w:rPrChange>
            </w:rPr>
            <w:fldChar w:fldCharType="separate"/>
          </w:r>
          <w:r w:rsidR="007D4CB2">
            <w:rPr>
              <w:rFonts w:cs="Times New Roman"/>
              <w:noProof/>
              <w:webHidden/>
              <w:szCs w:val="26"/>
            </w:rPr>
            <w:t>10</w:t>
          </w:r>
          <w:r w:rsidRPr="007D4CB2">
            <w:rPr>
              <w:rFonts w:cs="Times New Roman"/>
              <w:noProof/>
              <w:webHidden/>
              <w:szCs w:val="26"/>
            </w:rPr>
            <w:fldChar w:fldCharType="end"/>
          </w:r>
          <w:r w:rsidRPr="007D4CB2">
            <w:rPr>
              <w:rStyle w:val="Hyperlink"/>
              <w:rFonts w:cs="Times New Roman"/>
              <w:noProof/>
              <w:szCs w:val="26"/>
            </w:rPr>
            <w:fldChar w:fldCharType="end"/>
          </w:r>
        </w:p>
        <w:p w:rsidR="001B6FF5" w:rsidRPr="007D4CB2" w:rsidRDefault="001B6FF5">
          <w:pPr>
            <w:pStyle w:val="TOC1"/>
            <w:tabs>
              <w:tab w:val="right" w:leader="dot" w:pos="9062"/>
            </w:tabs>
            <w:rPr>
              <w:rFonts w:cs="Times New Roman"/>
              <w:noProof/>
              <w:szCs w:val="26"/>
            </w:rPr>
          </w:pPr>
          <w:r w:rsidRPr="007D4CB2">
            <w:rPr>
              <w:rStyle w:val="Hyperlink"/>
              <w:rFonts w:cs="Times New Roman"/>
              <w:noProof/>
              <w:szCs w:val="26"/>
            </w:rPr>
            <w:fldChar w:fldCharType="begin"/>
          </w:r>
          <w:r w:rsidRPr="003822C5">
            <w:rPr>
              <w:rStyle w:val="Hyperlink"/>
              <w:rFonts w:cs="Times New Roman"/>
              <w:noProof/>
              <w:szCs w:val="26"/>
              <w:rPrChange w:id="141" w:author="Trần Vân Anh" w:date="2023-11-13T20:16:00Z">
                <w:rPr>
                  <w:rStyle w:val="Hyperlink"/>
                  <w:noProof/>
                </w:rPr>
              </w:rPrChange>
            </w:rPr>
            <w:instrText xml:space="preserve"> </w:instrText>
          </w:r>
          <w:r w:rsidRPr="003822C5">
            <w:rPr>
              <w:rFonts w:cs="Times New Roman"/>
              <w:noProof/>
              <w:szCs w:val="26"/>
              <w:rPrChange w:id="142" w:author="Trần Vân Anh" w:date="2023-11-13T20:16:00Z">
                <w:rPr>
                  <w:noProof/>
                </w:rPr>
              </w:rPrChange>
            </w:rPr>
            <w:instrText>HYPERLINK \l "_Toc150798925"</w:instrText>
          </w:r>
          <w:r w:rsidRPr="003822C5">
            <w:rPr>
              <w:rStyle w:val="Hyperlink"/>
              <w:rFonts w:cs="Times New Roman"/>
              <w:noProof/>
              <w:szCs w:val="26"/>
              <w:rPrChange w:id="143" w:author="Trần Vân Anh" w:date="2023-11-13T20:16:00Z">
                <w:rPr>
                  <w:rStyle w:val="Hyperlink"/>
                  <w:noProof/>
                </w:rPr>
              </w:rPrChange>
            </w:rPr>
            <w:instrText xml:space="preserve"> </w:instrText>
          </w:r>
          <w:ins w:id="144" w:author="Trần Vân Anh" w:date="2023-11-13T22:31:00Z">
            <w:r w:rsidR="007D4CB2" w:rsidRPr="007D4CB2">
              <w:rPr>
                <w:rStyle w:val="Hyperlink"/>
                <w:rFonts w:cs="Times New Roman"/>
                <w:noProof/>
                <w:szCs w:val="26"/>
              </w:rPr>
            </w:r>
          </w:ins>
          <w:r w:rsidRPr="003822C5">
            <w:rPr>
              <w:rStyle w:val="Hyperlink"/>
              <w:rFonts w:cs="Times New Roman"/>
              <w:noProof/>
              <w:szCs w:val="26"/>
              <w:rPrChange w:id="145" w:author="Trần Vân Anh" w:date="2023-11-13T20:16:00Z">
                <w:rPr>
                  <w:rStyle w:val="Hyperlink"/>
                  <w:noProof/>
                </w:rPr>
              </w:rPrChange>
            </w:rPr>
            <w:fldChar w:fldCharType="separate"/>
          </w:r>
          <w:r w:rsidRPr="007D4CB2">
            <w:rPr>
              <w:rStyle w:val="Hyperlink"/>
              <w:rFonts w:cs="Times New Roman"/>
              <w:noProof/>
              <w:szCs w:val="26"/>
            </w:rPr>
            <w:t>Tài liệu tham khả</w:t>
          </w:r>
          <w:r w:rsidRPr="003822C5">
            <w:rPr>
              <w:rStyle w:val="Hyperlink"/>
              <w:rFonts w:cs="Times New Roman"/>
              <w:noProof/>
              <w:szCs w:val="26"/>
              <w:rPrChange w:id="146" w:author="Trần Vân Anh" w:date="2023-11-13T20:16:00Z">
                <w:rPr>
                  <w:rStyle w:val="Hyperlink"/>
                  <w:noProof/>
                </w:rPr>
              </w:rPrChange>
            </w:rPr>
            <w:t>o</w:t>
          </w:r>
          <w:r w:rsidRPr="003822C5">
            <w:rPr>
              <w:rFonts w:cs="Times New Roman"/>
              <w:noProof/>
              <w:webHidden/>
              <w:szCs w:val="26"/>
              <w:rPrChange w:id="147" w:author="Trần Vân Anh" w:date="2023-11-13T20:16:00Z">
                <w:rPr>
                  <w:noProof/>
                  <w:webHidden/>
                </w:rPr>
              </w:rPrChange>
            </w:rPr>
            <w:tab/>
          </w:r>
          <w:r w:rsidRPr="007D4CB2">
            <w:rPr>
              <w:rFonts w:cs="Times New Roman"/>
              <w:noProof/>
              <w:webHidden/>
              <w:szCs w:val="26"/>
            </w:rPr>
            <w:fldChar w:fldCharType="begin"/>
          </w:r>
          <w:r w:rsidRPr="003822C5">
            <w:rPr>
              <w:rFonts w:cs="Times New Roman"/>
              <w:noProof/>
              <w:webHidden/>
              <w:szCs w:val="26"/>
              <w:rPrChange w:id="148" w:author="Trần Vân Anh" w:date="2023-11-13T20:16:00Z">
                <w:rPr>
                  <w:noProof/>
                  <w:webHidden/>
                </w:rPr>
              </w:rPrChange>
            </w:rPr>
            <w:instrText xml:space="preserve"> PAGEREF _Toc150798925 \h </w:instrText>
          </w:r>
          <w:r w:rsidRPr="003822C5">
            <w:rPr>
              <w:rFonts w:cs="Times New Roman"/>
              <w:noProof/>
              <w:webHidden/>
              <w:szCs w:val="26"/>
              <w:rPrChange w:id="149" w:author="Trần Vân Anh" w:date="2023-11-13T20:16:00Z">
                <w:rPr>
                  <w:rFonts w:cs="Times New Roman"/>
                  <w:noProof/>
                  <w:webHidden/>
                  <w:szCs w:val="26"/>
                </w:rPr>
              </w:rPrChange>
            </w:rPr>
          </w:r>
          <w:r w:rsidRPr="003822C5">
            <w:rPr>
              <w:rFonts w:cs="Times New Roman"/>
              <w:noProof/>
              <w:webHidden/>
              <w:szCs w:val="26"/>
              <w:rPrChange w:id="150" w:author="Trần Vân Anh" w:date="2023-11-13T20:16:00Z">
                <w:rPr>
                  <w:noProof/>
                  <w:webHidden/>
                </w:rPr>
              </w:rPrChange>
            </w:rPr>
            <w:fldChar w:fldCharType="separate"/>
          </w:r>
          <w:ins w:id="151" w:author="Trần Vân Anh" w:date="2023-11-13T22:31:00Z">
            <w:r w:rsidR="007D4CB2">
              <w:rPr>
                <w:rFonts w:cs="Times New Roman"/>
                <w:noProof/>
                <w:webHidden/>
                <w:szCs w:val="26"/>
              </w:rPr>
              <w:t>13</w:t>
            </w:r>
          </w:ins>
          <w:del w:id="152" w:author="Trần Vân Anh" w:date="2023-11-13T22:31:00Z">
            <w:r w:rsidRPr="007D4CB2" w:rsidDel="007D4CB2">
              <w:rPr>
                <w:rFonts w:cs="Times New Roman"/>
                <w:noProof/>
                <w:webHidden/>
                <w:szCs w:val="26"/>
              </w:rPr>
              <w:delText>11</w:delText>
            </w:r>
          </w:del>
          <w:r w:rsidRPr="007D4CB2">
            <w:rPr>
              <w:rFonts w:cs="Times New Roman"/>
              <w:noProof/>
              <w:webHidden/>
              <w:szCs w:val="26"/>
            </w:rPr>
            <w:fldChar w:fldCharType="end"/>
          </w:r>
          <w:r w:rsidRPr="007D4CB2">
            <w:rPr>
              <w:rStyle w:val="Hyperlink"/>
              <w:rFonts w:cs="Times New Roman"/>
              <w:noProof/>
              <w:szCs w:val="26"/>
            </w:rPr>
            <w:fldChar w:fldCharType="end"/>
          </w:r>
        </w:p>
        <w:p w:rsidR="001B6FF5" w:rsidRDefault="001B6FF5">
          <w:pPr>
            <w:rPr>
              <w:ins w:id="153" w:author="Trần Vân Anh" w:date="2023-11-13T20:14:00Z"/>
            </w:rPr>
          </w:pPr>
          <w:ins w:id="154" w:author="Trần Vân Anh" w:date="2023-11-13T20:14:00Z">
            <w:r w:rsidRPr="007D4CB2">
              <w:rPr>
                <w:rFonts w:cs="Times New Roman"/>
                <w:b/>
                <w:bCs/>
                <w:noProof/>
                <w:szCs w:val="26"/>
              </w:rPr>
              <w:fldChar w:fldCharType="end"/>
            </w:r>
          </w:ins>
        </w:p>
        <w:customXmlInsRangeStart w:id="155" w:author="Trần Vân Anh" w:date="2023-11-13T20:14:00Z"/>
      </w:sdtContent>
    </w:sdt>
    <w:customXmlInsRangeEnd w:id="155"/>
    <w:p w:rsidR="001B6FF5" w:rsidRDefault="001B6FF5">
      <w:pPr>
        <w:ind w:left="0" w:firstLine="0"/>
        <w:rPr>
          <w:ins w:id="156" w:author="Trần Vân Anh" w:date="2023-11-13T20:14:00Z"/>
          <w:rFonts w:eastAsiaTheme="majorEastAsia" w:cstheme="majorBidi"/>
          <w:b/>
          <w:szCs w:val="32"/>
          <w:u w:val="single"/>
        </w:rPr>
        <w:pPrChange w:id="157" w:author="Trần Vân Anh" w:date="2023-11-13T20:14:00Z">
          <w:pPr/>
        </w:pPrChange>
      </w:pPr>
      <w:ins w:id="158" w:author="Trần Vân Anh" w:date="2023-11-13T20:14:00Z">
        <w:r>
          <w:rPr>
            <w:u w:val="single"/>
          </w:rPr>
          <w:br w:type="page"/>
        </w:r>
        <w:bookmarkStart w:id="159" w:name="_GoBack"/>
        <w:bookmarkEnd w:id="159"/>
      </w:ins>
    </w:p>
    <w:p w:rsidR="004C2FB1" w:rsidRPr="001F637F" w:rsidRDefault="00D11627">
      <w:pPr>
        <w:pStyle w:val="Heading1"/>
      </w:pPr>
      <w:bookmarkStart w:id="160" w:name="_Toc150798917"/>
      <w:r w:rsidRPr="001F637F">
        <w:rPr>
          <w:u w:val="single"/>
          <w:rPrChange w:id="161" w:author="Trần Vân Anh" w:date="2023-11-13T15:30:00Z">
            <w:rPr/>
          </w:rPrChange>
        </w:rPr>
        <w:lastRenderedPageBreak/>
        <w:t>Câu 1:</w:t>
      </w:r>
      <w:r w:rsidRPr="001F637F">
        <w:t xml:space="preserve"> </w:t>
      </w:r>
      <w:r w:rsidRPr="00021041">
        <w:rPr>
          <w:b w:val="0"/>
          <w:rPrChange w:id="162" w:author="Trần Vân Anh" w:date="2023-11-13T19:57:00Z">
            <w:rPr/>
          </w:rPrChange>
        </w:rPr>
        <w:t>Những thành phần chính mà một nghiên cứu khoa học cần có? Ứng dụng kiến thức này để phân tích các thành phần trong một công trình nghiên cứu khoa học trong ngành học của bạn?</w:t>
      </w:r>
      <w:bookmarkEnd w:id="160"/>
    </w:p>
    <w:p w:rsidR="0088731C" w:rsidRPr="0088731C" w:rsidRDefault="00CB45CB">
      <w:pPr>
        <w:pStyle w:val="Heading2"/>
        <w:numPr>
          <w:ilvl w:val="1"/>
          <w:numId w:val="19"/>
        </w:numPr>
        <w:pPrChange w:id="163" w:author="Trần Vân Anh" w:date="2023-11-13T15:30:00Z">
          <w:pPr>
            <w:pStyle w:val="Heading2"/>
          </w:pPr>
        </w:pPrChange>
      </w:pPr>
      <w:del w:id="164" w:author="Trần Vân Anh" w:date="2023-11-13T15:20:00Z">
        <w:r w:rsidDel="0088731C">
          <w:delText xml:space="preserve">1.1. </w:delText>
        </w:r>
      </w:del>
      <w:bookmarkStart w:id="165" w:name="_Toc150798918"/>
      <w:r w:rsidR="00AC52CF" w:rsidRPr="005C0D8C">
        <w:t>Những thành phần chính mà một nghiên cứu khoa học cần có</w:t>
      </w:r>
      <w:bookmarkEnd w:id="165"/>
      <w:r w:rsidR="00AC52CF" w:rsidRPr="005C0D8C">
        <w:t xml:space="preserve"> </w:t>
      </w:r>
    </w:p>
    <w:p w:rsidR="00115B6B" w:rsidRDefault="005C0D8C">
      <w:pPr>
        <w:pStyle w:val="ListParagraph"/>
        <w:numPr>
          <w:ilvl w:val="0"/>
          <w:numId w:val="2"/>
        </w:numPr>
        <w:ind w:left="284" w:hanging="284"/>
        <w:contextualSpacing w:val="0"/>
        <w:rPr>
          <w:ins w:id="166" w:author="Trần Vân Anh" w:date="2023-11-13T18:49:00Z"/>
        </w:rPr>
        <w:pPrChange w:id="167" w:author="Trần Vân Anh" w:date="2023-11-13T18:49:00Z">
          <w:pPr>
            <w:pStyle w:val="ListParagraph"/>
            <w:numPr>
              <w:ilvl w:val="1"/>
              <w:numId w:val="2"/>
            </w:numPr>
            <w:ind w:left="567" w:hanging="283"/>
          </w:pPr>
        </w:pPrChange>
      </w:pPr>
      <w:del w:id="168" w:author="Trần Vân Anh" w:date="2023-11-13T15:21:00Z">
        <w:r w:rsidRPr="005C0D8C" w:rsidDel="0088731C">
          <w:delText xml:space="preserve">Phần </w:delText>
        </w:r>
        <w:r w:rsidR="0017758F" w:rsidDel="0088731C">
          <w:delText>M</w:delText>
        </w:r>
        <w:r w:rsidRPr="005C0D8C" w:rsidDel="0088731C">
          <w:delText>ở đầu</w:delText>
        </w:r>
      </w:del>
      <w:ins w:id="169" w:author="Trần Vân Anh" w:date="2023-11-13T15:21:00Z">
        <w:r w:rsidR="00574678">
          <w:t>Phần Mở đầu</w:t>
        </w:r>
      </w:ins>
    </w:p>
    <w:p w:rsidR="00574678" w:rsidRDefault="00574678" w:rsidP="00574678">
      <w:pPr>
        <w:pStyle w:val="ListParagraph"/>
        <w:numPr>
          <w:ilvl w:val="1"/>
          <w:numId w:val="2"/>
        </w:numPr>
        <w:ind w:left="567" w:hanging="283"/>
        <w:rPr>
          <w:ins w:id="170" w:author="Trần Vân Anh" w:date="2023-11-13T15:21:00Z"/>
        </w:rPr>
      </w:pPr>
      <w:ins w:id="171" w:author="Trần Vân Anh" w:date="2023-11-13T15:21:00Z">
        <w:r>
          <w:t>Tính cấp thiết của đề tài</w:t>
        </w:r>
      </w:ins>
    </w:p>
    <w:p w:rsidR="00574678" w:rsidRDefault="00574678" w:rsidP="00574678">
      <w:pPr>
        <w:pStyle w:val="ListParagraph"/>
        <w:numPr>
          <w:ilvl w:val="1"/>
          <w:numId w:val="2"/>
        </w:numPr>
        <w:ind w:left="567" w:hanging="283"/>
        <w:rPr>
          <w:ins w:id="172" w:author="Trần Vân Anh" w:date="2023-11-13T15:21:00Z"/>
        </w:rPr>
      </w:pPr>
      <w:ins w:id="173" w:author="Trần Vân Anh" w:date="2023-11-13T15:21:00Z">
        <w:r>
          <w:t>Mục tiêu nghiên cứu</w:t>
        </w:r>
      </w:ins>
    </w:p>
    <w:p w:rsidR="00574678" w:rsidRDefault="00574678" w:rsidP="00574678">
      <w:pPr>
        <w:pStyle w:val="ListParagraph"/>
        <w:numPr>
          <w:ilvl w:val="1"/>
          <w:numId w:val="2"/>
        </w:numPr>
        <w:ind w:left="567" w:hanging="283"/>
        <w:rPr>
          <w:ins w:id="174" w:author="Trần Vân Anh" w:date="2023-11-13T15:21:00Z"/>
        </w:rPr>
      </w:pPr>
      <w:ins w:id="175" w:author="Trần Vân Anh" w:date="2023-11-13T15:21:00Z">
        <w:r>
          <w:t>Câu hỏi và giả thuyết nghiên cứu</w:t>
        </w:r>
      </w:ins>
    </w:p>
    <w:p w:rsidR="00574678" w:rsidRDefault="00574678" w:rsidP="00574678">
      <w:pPr>
        <w:pStyle w:val="ListParagraph"/>
        <w:numPr>
          <w:ilvl w:val="1"/>
          <w:numId w:val="2"/>
        </w:numPr>
        <w:ind w:left="567" w:hanging="283"/>
        <w:rPr>
          <w:ins w:id="176" w:author="Trần Vân Anh" w:date="2023-11-13T15:21:00Z"/>
        </w:rPr>
      </w:pPr>
      <w:ins w:id="177" w:author="Trần Vân Anh" w:date="2023-11-13T15:21:00Z">
        <w:r>
          <w:t>Đối tượng và phạm vi nghiên cứu</w:t>
        </w:r>
      </w:ins>
    </w:p>
    <w:p w:rsidR="00574678" w:rsidRDefault="00574678" w:rsidP="00574678">
      <w:pPr>
        <w:pStyle w:val="ListParagraph"/>
        <w:numPr>
          <w:ilvl w:val="1"/>
          <w:numId w:val="2"/>
        </w:numPr>
        <w:ind w:left="567" w:hanging="283"/>
        <w:rPr>
          <w:ins w:id="178" w:author="Trần Vân Anh" w:date="2023-11-13T15:21:00Z"/>
        </w:rPr>
      </w:pPr>
      <w:ins w:id="179" w:author="Trần Vân Anh" w:date="2023-11-13T15:21:00Z">
        <w:r>
          <w:t>Phương pháp nghiên cứu</w:t>
        </w:r>
      </w:ins>
    </w:p>
    <w:p w:rsidR="00574678" w:rsidRDefault="00574678" w:rsidP="00574678">
      <w:pPr>
        <w:pStyle w:val="ListParagraph"/>
        <w:numPr>
          <w:ilvl w:val="1"/>
          <w:numId w:val="2"/>
        </w:numPr>
        <w:ind w:left="567" w:hanging="283"/>
        <w:rPr>
          <w:ins w:id="180" w:author="Trần Vân Anh" w:date="2023-11-13T15:21:00Z"/>
        </w:rPr>
      </w:pPr>
      <w:ins w:id="181" w:author="Trần Vân Anh" w:date="2023-11-13T15:21:00Z">
        <w:r>
          <w:t>Lịch sử nghiên cứu</w:t>
        </w:r>
      </w:ins>
    </w:p>
    <w:p w:rsidR="00574678" w:rsidRDefault="00574678" w:rsidP="00574678">
      <w:pPr>
        <w:pStyle w:val="ListParagraph"/>
        <w:numPr>
          <w:ilvl w:val="1"/>
          <w:numId w:val="2"/>
        </w:numPr>
        <w:ind w:left="567" w:hanging="283"/>
        <w:rPr>
          <w:ins w:id="182" w:author="Trần Vân Anh" w:date="2023-11-13T15:21:00Z"/>
        </w:rPr>
      </w:pPr>
      <w:ins w:id="183" w:author="Trần Vân Anh" w:date="2023-11-13T15:21:00Z">
        <w:r>
          <w:t>Tính mới của đề tài</w:t>
        </w:r>
      </w:ins>
    </w:p>
    <w:p w:rsidR="00574678" w:rsidRDefault="00574678" w:rsidP="00574678">
      <w:pPr>
        <w:pStyle w:val="ListParagraph"/>
        <w:numPr>
          <w:ilvl w:val="1"/>
          <w:numId w:val="2"/>
        </w:numPr>
        <w:ind w:left="567" w:hanging="283"/>
        <w:rPr>
          <w:ins w:id="184" w:author="Trần Vân Anh" w:date="2023-11-13T15:21:00Z"/>
        </w:rPr>
      </w:pPr>
      <w:ins w:id="185" w:author="Trần Vân Anh" w:date="2023-11-13T15:21:00Z">
        <w:r>
          <w:t>Ý nghĩa lý luận và thực tiễn</w:t>
        </w:r>
      </w:ins>
    </w:p>
    <w:p w:rsidR="00F540F5" w:rsidRDefault="00F540F5">
      <w:pPr>
        <w:pStyle w:val="ListParagraph"/>
        <w:numPr>
          <w:ilvl w:val="0"/>
          <w:numId w:val="2"/>
        </w:numPr>
        <w:ind w:left="284" w:hanging="284"/>
        <w:contextualSpacing w:val="0"/>
        <w:rPr>
          <w:ins w:id="186" w:author="Trần Vân Anh" w:date="2023-11-13T18:49:00Z"/>
        </w:rPr>
      </w:pPr>
      <w:ins w:id="187" w:author="Trần Vân Anh" w:date="2023-11-13T18:49:00Z">
        <w:r>
          <w:t>Phần nội dung</w:t>
        </w:r>
      </w:ins>
    </w:p>
    <w:p w:rsidR="00574678" w:rsidRDefault="00574678">
      <w:pPr>
        <w:pStyle w:val="ListParagraph"/>
        <w:numPr>
          <w:ilvl w:val="0"/>
          <w:numId w:val="27"/>
        </w:numPr>
        <w:spacing w:before="0"/>
        <w:ind w:left="567" w:hanging="283"/>
        <w:rPr>
          <w:ins w:id="188" w:author="Trần Vân Anh" w:date="2023-11-13T15:21:00Z"/>
        </w:rPr>
        <w:pPrChange w:id="189" w:author="Trần Vân Anh" w:date="2023-11-13T18:49:00Z">
          <w:pPr>
            <w:pStyle w:val="ListParagraph"/>
            <w:numPr>
              <w:numId w:val="2"/>
            </w:numPr>
            <w:ind w:left="284" w:hanging="283"/>
          </w:pPr>
        </w:pPrChange>
      </w:pPr>
      <w:ins w:id="190" w:author="Trần Vân Anh" w:date="2023-11-13T15:21:00Z">
        <w:r>
          <w:t>Chương 1: Cơ sở lý luận nghiên cứu của đề tài</w:t>
        </w:r>
      </w:ins>
    </w:p>
    <w:p w:rsidR="00574678" w:rsidRDefault="00574678">
      <w:pPr>
        <w:pStyle w:val="ListParagraph"/>
        <w:numPr>
          <w:ilvl w:val="0"/>
          <w:numId w:val="27"/>
        </w:numPr>
        <w:spacing w:before="0"/>
        <w:ind w:left="567" w:hanging="283"/>
        <w:rPr>
          <w:ins w:id="191" w:author="Trần Vân Anh" w:date="2023-11-13T15:21:00Z"/>
        </w:rPr>
        <w:pPrChange w:id="192" w:author="Trần Vân Anh" w:date="2023-11-13T18:49:00Z">
          <w:pPr>
            <w:pStyle w:val="ListParagraph"/>
            <w:numPr>
              <w:numId w:val="2"/>
            </w:numPr>
            <w:ind w:left="284" w:hanging="283"/>
          </w:pPr>
        </w:pPrChange>
      </w:pPr>
      <w:ins w:id="193" w:author="Trần Vân Anh" w:date="2023-11-13T15:21:00Z">
        <w:r>
          <w:t>Chương 2: Cơ sở thực tiễn nghiên cứu của đề tài</w:t>
        </w:r>
      </w:ins>
    </w:p>
    <w:p w:rsidR="00574678" w:rsidRDefault="00574678">
      <w:pPr>
        <w:pStyle w:val="ListParagraph"/>
        <w:numPr>
          <w:ilvl w:val="0"/>
          <w:numId w:val="27"/>
        </w:numPr>
        <w:spacing w:before="0"/>
        <w:ind w:left="567" w:hanging="283"/>
        <w:rPr>
          <w:ins w:id="194" w:author="Trần Vân Anh" w:date="2023-11-13T15:21:00Z"/>
        </w:rPr>
        <w:pPrChange w:id="195" w:author="Trần Vân Anh" w:date="2023-11-13T18:49:00Z">
          <w:pPr>
            <w:pStyle w:val="ListParagraph"/>
            <w:numPr>
              <w:numId w:val="2"/>
            </w:numPr>
            <w:ind w:left="284" w:hanging="283"/>
          </w:pPr>
        </w:pPrChange>
      </w:pPr>
      <w:ins w:id="196" w:author="Trần Vân Anh" w:date="2023-11-13T15:21:00Z">
        <w:r>
          <w:t>Chương 3: Đánh giá và kết luận</w:t>
        </w:r>
      </w:ins>
    </w:p>
    <w:p w:rsidR="00445DD9" w:rsidRDefault="00574678">
      <w:pPr>
        <w:pStyle w:val="ListParagraph"/>
        <w:numPr>
          <w:ilvl w:val="0"/>
          <w:numId w:val="2"/>
        </w:numPr>
        <w:ind w:left="284" w:hanging="284"/>
        <w:contextualSpacing w:val="0"/>
        <w:rPr>
          <w:ins w:id="197" w:author="Trần Vân Anh" w:date="2023-11-13T15:21:00Z"/>
        </w:rPr>
        <w:pPrChange w:id="198" w:author="Trần Vân Anh" w:date="2023-11-13T20:54:00Z">
          <w:pPr>
            <w:pStyle w:val="ListParagraph"/>
            <w:numPr>
              <w:numId w:val="2"/>
            </w:numPr>
            <w:ind w:left="284" w:hanging="283"/>
          </w:pPr>
        </w:pPrChange>
      </w:pPr>
      <w:ins w:id="199" w:author="Trần Vân Anh" w:date="2023-11-13T15:21:00Z">
        <w:r w:rsidRPr="005C0D8C">
          <w:t>Phần</w:t>
        </w:r>
        <w:r>
          <w:t xml:space="preserve"> Kết luận</w:t>
        </w:r>
      </w:ins>
      <w:ins w:id="200" w:author="Trần Vân Anh" w:date="2023-11-13T20:54:00Z">
        <w:r w:rsidR="002352F3">
          <w:t xml:space="preserve">: </w:t>
        </w:r>
      </w:ins>
      <w:ins w:id="201" w:author="Trần Vân Anh" w:date="2023-11-13T18:50:00Z">
        <w:r w:rsidR="00445DD9">
          <w:t>Tài liệu tham khảo</w:t>
        </w:r>
      </w:ins>
      <w:ins w:id="202" w:author="Trần Vân Anh" w:date="2023-11-13T20:54:00Z">
        <w:r w:rsidR="002352F3">
          <w:t xml:space="preserve"> và </w:t>
        </w:r>
      </w:ins>
      <w:ins w:id="203" w:author="Trần Vân Anh" w:date="2023-11-13T18:50:00Z">
        <w:r w:rsidR="00445DD9">
          <w:t>Phụ lục</w:t>
        </w:r>
      </w:ins>
    </w:p>
    <w:p w:rsidR="0088731C" w:rsidDel="00574678" w:rsidRDefault="0088731C">
      <w:pPr>
        <w:pStyle w:val="Heading2"/>
        <w:rPr>
          <w:del w:id="204" w:author="Trần Vân Anh" w:date="2023-11-13T15:21:00Z"/>
        </w:rPr>
        <w:pPrChange w:id="205" w:author="Trần Vân Anh" w:date="2023-11-13T15:30:00Z">
          <w:pPr>
            <w:pStyle w:val="ListParagraph"/>
            <w:numPr>
              <w:numId w:val="2"/>
            </w:numPr>
            <w:ind w:left="284" w:hanging="283"/>
          </w:pPr>
        </w:pPrChange>
      </w:pPr>
    </w:p>
    <w:p w:rsidR="006973B2" w:rsidDel="002D0EB4" w:rsidRDefault="006973B2">
      <w:pPr>
        <w:pStyle w:val="Heading2"/>
        <w:rPr>
          <w:del w:id="206" w:author="Trần Vân Anh" w:date="2023-11-13T13:51:00Z"/>
        </w:rPr>
        <w:pPrChange w:id="207" w:author="Trần Vân Anh" w:date="2023-11-13T15:30:00Z">
          <w:pPr>
            <w:pStyle w:val="ListParagraph"/>
            <w:numPr>
              <w:ilvl w:val="1"/>
              <w:numId w:val="2"/>
            </w:numPr>
            <w:ind w:left="567" w:hanging="283"/>
          </w:pPr>
        </w:pPrChange>
      </w:pPr>
      <w:del w:id="208" w:author="Trần Vân Anh" w:date="2023-11-13T15:16:00Z">
        <w:r w:rsidDel="00882FE6">
          <w:delText>Lý do chọn đề tài</w:delText>
        </w:r>
      </w:del>
    </w:p>
    <w:p w:rsidR="006973B2" w:rsidDel="00574678" w:rsidRDefault="006973B2">
      <w:pPr>
        <w:pStyle w:val="Heading2"/>
        <w:rPr>
          <w:del w:id="209" w:author="Trần Vân Anh" w:date="2023-11-13T15:21:00Z"/>
        </w:rPr>
        <w:pPrChange w:id="210" w:author="Trần Vân Anh" w:date="2023-11-13T15:30:00Z">
          <w:pPr>
            <w:pStyle w:val="ListParagraph"/>
            <w:numPr>
              <w:ilvl w:val="1"/>
              <w:numId w:val="2"/>
            </w:numPr>
            <w:ind w:left="567" w:hanging="283"/>
          </w:pPr>
        </w:pPrChange>
      </w:pPr>
      <w:del w:id="211" w:author="Trần Vân Anh" w:date="2023-11-13T15:21:00Z">
        <w:r w:rsidDel="00574678">
          <w:delText xml:space="preserve">Mục tiêu </w:delText>
        </w:r>
      </w:del>
      <w:del w:id="212" w:author="Trần Vân Anh" w:date="2023-11-13T13:51:00Z">
        <w:r w:rsidDel="002D0EB4">
          <w:delText xml:space="preserve">và </w:delText>
        </w:r>
      </w:del>
    </w:p>
    <w:p w:rsidR="006973B2" w:rsidDel="00574678" w:rsidRDefault="006973B2">
      <w:pPr>
        <w:pStyle w:val="Heading2"/>
        <w:rPr>
          <w:del w:id="213" w:author="Trần Vân Anh" w:date="2023-11-13T15:21:00Z"/>
        </w:rPr>
        <w:pPrChange w:id="214" w:author="Trần Vân Anh" w:date="2023-11-13T15:30:00Z">
          <w:pPr>
            <w:pStyle w:val="ListParagraph"/>
            <w:numPr>
              <w:ilvl w:val="1"/>
              <w:numId w:val="2"/>
            </w:numPr>
            <w:ind w:left="567" w:hanging="283"/>
          </w:pPr>
        </w:pPrChange>
      </w:pPr>
      <w:del w:id="215" w:author="Trần Vân Anh" w:date="2023-11-13T15:21:00Z">
        <w:r w:rsidDel="00574678">
          <w:delText>Câu hỏi và giả thuyết nghiên cứu</w:delText>
        </w:r>
      </w:del>
    </w:p>
    <w:p w:rsidR="006973B2" w:rsidDel="00574678" w:rsidRDefault="006973B2">
      <w:pPr>
        <w:pStyle w:val="Heading2"/>
        <w:rPr>
          <w:del w:id="216" w:author="Trần Vân Anh" w:date="2023-11-13T15:21:00Z"/>
        </w:rPr>
        <w:pPrChange w:id="217" w:author="Trần Vân Anh" w:date="2023-11-13T15:30:00Z">
          <w:pPr>
            <w:pStyle w:val="ListParagraph"/>
            <w:numPr>
              <w:ilvl w:val="1"/>
              <w:numId w:val="2"/>
            </w:numPr>
            <w:ind w:left="567" w:hanging="283"/>
          </w:pPr>
        </w:pPrChange>
      </w:pPr>
      <w:del w:id="218" w:author="Trần Vân Anh" w:date="2023-11-13T15:21:00Z">
        <w:r w:rsidDel="00574678">
          <w:delText>Đối tượng và phạm vi nghiên cứu</w:delText>
        </w:r>
      </w:del>
    </w:p>
    <w:p w:rsidR="006973B2" w:rsidDel="00574678" w:rsidRDefault="00F557EF">
      <w:pPr>
        <w:pStyle w:val="Heading2"/>
        <w:rPr>
          <w:del w:id="219" w:author="Trần Vân Anh" w:date="2023-11-13T15:21:00Z"/>
        </w:rPr>
        <w:pPrChange w:id="220" w:author="Trần Vân Anh" w:date="2023-11-13T15:30:00Z">
          <w:pPr>
            <w:pStyle w:val="ListParagraph"/>
            <w:numPr>
              <w:ilvl w:val="1"/>
              <w:numId w:val="2"/>
            </w:numPr>
            <w:ind w:left="567" w:hanging="283"/>
          </w:pPr>
        </w:pPrChange>
      </w:pPr>
      <w:del w:id="221" w:author="Trần Vân Anh" w:date="2023-11-13T15:21:00Z">
        <w:r w:rsidDel="00574678">
          <w:delText>Phương pháp nghiên cứu</w:delText>
        </w:r>
      </w:del>
    </w:p>
    <w:p w:rsidR="00F557EF" w:rsidDel="00574678" w:rsidRDefault="00F557EF">
      <w:pPr>
        <w:pStyle w:val="Heading2"/>
        <w:rPr>
          <w:del w:id="222" w:author="Trần Vân Anh" w:date="2023-11-13T15:21:00Z"/>
        </w:rPr>
        <w:pPrChange w:id="223" w:author="Trần Vân Anh" w:date="2023-11-13T15:30:00Z">
          <w:pPr>
            <w:pStyle w:val="ListParagraph"/>
            <w:numPr>
              <w:ilvl w:val="1"/>
              <w:numId w:val="2"/>
            </w:numPr>
            <w:ind w:left="567" w:hanging="283"/>
          </w:pPr>
        </w:pPrChange>
      </w:pPr>
      <w:del w:id="224" w:author="Trần Vân Anh" w:date="2023-11-13T15:21:00Z">
        <w:r w:rsidDel="00574678">
          <w:delText>Lịch sử nghiên cứu</w:delText>
        </w:r>
      </w:del>
    </w:p>
    <w:p w:rsidR="00F557EF" w:rsidDel="00574678" w:rsidRDefault="00F557EF">
      <w:pPr>
        <w:pStyle w:val="Heading2"/>
        <w:rPr>
          <w:del w:id="225" w:author="Trần Vân Anh" w:date="2023-11-13T15:21:00Z"/>
        </w:rPr>
        <w:pPrChange w:id="226" w:author="Trần Vân Anh" w:date="2023-11-13T15:30:00Z">
          <w:pPr>
            <w:pStyle w:val="ListParagraph"/>
            <w:numPr>
              <w:ilvl w:val="1"/>
              <w:numId w:val="2"/>
            </w:numPr>
            <w:ind w:left="567" w:hanging="283"/>
          </w:pPr>
        </w:pPrChange>
      </w:pPr>
      <w:del w:id="227" w:author="Trần Vân Anh" w:date="2023-11-13T15:21:00Z">
        <w:r w:rsidDel="00574678">
          <w:delText>Tính mới của đề tài</w:delText>
        </w:r>
      </w:del>
    </w:p>
    <w:p w:rsidR="00F557EF" w:rsidDel="00574678" w:rsidRDefault="00F557EF">
      <w:pPr>
        <w:pStyle w:val="Heading2"/>
        <w:rPr>
          <w:del w:id="228" w:author="Trần Vân Anh" w:date="2023-11-13T15:21:00Z"/>
        </w:rPr>
        <w:pPrChange w:id="229" w:author="Trần Vân Anh" w:date="2023-11-13T15:30:00Z">
          <w:pPr>
            <w:pStyle w:val="ListParagraph"/>
            <w:numPr>
              <w:ilvl w:val="1"/>
              <w:numId w:val="2"/>
            </w:numPr>
            <w:ind w:left="567" w:hanging="283"/>
          </w:pPr>
        </w:pPrChange>
      </w:pPr>
      <w:del w:id="230" w:author="Trần Vân Anh" w:date="2023-11-13T15:21:00Z">
        <w:r w:rsidDel="00574678">
          <w:delText>Ý nghĩa lý luận và thực tiễn</w:delText>
        </w:r>
      </w:del>
    </w:p>
    <w:p w:rsidR="00F557EF" w:rsidDel="00574678" w:rsidRDefault="004A45B2">
      <w:pPr>
        <w:pStyle w:val="Heading2"/>
        <w:rPr>
          <w:del w:id="231" w:author="Trần Vân Anh" w:date="2023-11-13T15:21:00Z"/>
        </w:rPr>
        <w:pPrChange w:id="232" w:author="Trần Vân Anh" w:date="2023-11-13T15:30:00Z">
          <w:pPr>
            <w:pStyle w:val="ListParagraph"/>
            <w:numPr>
              <w:numId w:val="2"/>
            </w:numPr>
            <w:ind w:left="284" w:hanging="283"/>
          </w:pPr>
        </w:pPrChange>
      </w:pPr>
      <w:del w:id="233" w:author="Trần Vân Anh" w:date="2023-11-13T15:21:00Z">
        <w:r w:rsidDel="00574678">
          <w:delText>Chương 1:</w:delText>
        </w:r>
        <w:r w:rsidR="00AC4106" w:rsidDel="00574678">
          <w:delText xml:space="preserve"> Cơ sở lý luận nghiên cứu của đề tài</w:delText>
        </w:r>
      </w:del>
    </w:p>
    <w:p w:rsidR="004A45B2" w:rsidDel="00574678" w:rsidRDefault="004A45B2">
      <w:pPr>
        <w:pStyle w:val="Heading2"/>
        <w:rPr>
          <w:del w:id="234" w:author="Trần Vân Anh" w:date="2023-11-13T15:21:00Z"/>
        </w:rPr>
        <w:pPrChange w:id="235" w:author="Trần Vân Anh" w:date="2023-11-13T15:30:00Z">
          <w:pPr>
            <w:pStyle w:val="ListParagraph"/>
            <w:numPr>
              <w:numId w:val="2"/>
            </w:numPr>
            <w:ind w:left="284" w:hanging="283"/>
          </w:pPr>
        </w:pPrChange>
      </w:pPr>
      <w:del w:id="236" w:author="Trần Vân Anh" w:date="2023-11-13T15:21:00Z">
        <w:r w:rsidDel="00574678">
          <w:delText>Chương 2:</w:delText>
        </w:r>
        <w:r w:rsidR="00AC4106" w:rsidDel="00574678">
          <w:delText xml:space="preserve"> Cơ sở thực tiễn nghiên cứu của đề tài</w:delText>
        </w:r>
      </w:del>
    </w:p>
    <w:p w:rsidR="004A45B2" w:rsidDel="00574678" w:rsidRDefault="004A45B2">
      <w:pPr>
        <w:pStyle w:val="Heading2"/>
        <w:rPr>
          <w:del w:id="237" w:author="Trần Vân Anh" w:date="2023-11-13T15:21:00Z"/>
        </w:rPr>
        <w:pPrChange w:id="238" w:author="Trần Vân Anh" w:date="2023-11-13T15:30:00Z">
          <w:pPr>
            <w:pStyle w:val="ListParagraph"/>
            <w:numPr>
              <w:numId w:val="2"/>
            </w:numPr>
            <w:ind w:left="284" w:hanging="283"/>
          </w:pPr>
        </w:pPrChange>
      </w:pPr>
      <w:del w:id="239" w:author="Trần Vân Anh" w:date="2023-11-13T15:21:00Z">
        <w:r w:rsidDel="00574678">
          <w:delText>Chương 3: Đánh giá và kết luận</w:delText>
        </w:r>
      </w:del>
    </w:p>
    <w:p w:rsidR="0017758F" w:rsidDel="00574678" w:rsidRDefault="005C0D8C">
      <w:pPr>
        <w:pStyle w:val="Heading2"/>
        <w:rPr>
          <w:del w:id="240" w:author="Trần Vân Anh" w:date="2023-11-13T15:21:00Z"/>
        </w:rPr>
        <w:pPrChange w:id="241" w:author="Trần Vân Anh" w:date="2023-11-13T15:30:00Z">
          <w:pPr>
            <w:pStyle w:val="ListParagraph"/>
            <w:numPr>
              <w:numId w:val="2"/>
            </w:numPr>
            <w:ind w:left="284" w:hanging="283"/>
          </w:pPr>
        </w:pPrChange>
      </w:pPr>
      <w:del w:id="242" w:author="Trần Vân Anh" w:date="2023-11-13T15:21:00Z">
        <w:r w:rsidRPr="005C0D8C" w:rsidDel="00574678">
          <w:delText>Phần</w:delText>
        </w:r>
        <w:r w:rsidR="0017758F" w:rsidDel="00574678">
          <w:delText xml:space="preserve"> Kết luận</w:delText>
        </w:r>
        <w:r w:rsidR="0017758F" w:rsidDel="0088731C">
          <w:delText>: Tài liệu tham khảo và phục lục</w:delText>
        </w:r>
      </w:del>
    </w:p>
    <w:p w:rsidR="005D6E23" w:rsidDel="00450076" w:rsidRDefault="005D6E23">
      <w:pPr>
        <w:pStyle w:val="Heading2"/>
        <w:rPr>
          <w:del w:id="243" w:author="Trần Vân Anh" w:date="2023-11-13T19:59:00Z"/>
        </w:rPr>
      </w:pPr>
      <w:del w:id="244" w:author="Trần Vân Anh" w:date="2023-11-13T19:59:00Z">
        <w:r w:rsidDel="00450076">
          <w:delText>1.2. M</w:delText>
        </w:r>
        <w:r w:rsidRPr="005C0D8C" w:rsidDel="00450076">
          <w:delText xml:space="preserve">ột công trình nghiên cứu khoa học ngành </w:delText>
        </w:r>
        <w:r w:rsidDel="00450076">
          <w:delText>CNTT</w:delText>
        </w:r>
      </w:del>
    </w:p>
    <w:p w:rsidR="005D6E23" w:rsidRPr="00822656" w:rsidDel="00450076" w:rsidRDefault="005D6E23" w:rsidP="005D6E23">
      <w:pPr>
        <w:pStyle w:val="ListParagraph"/>
        <w:numPr>
          <w:ilvl w:val="0"/>
          <w:numId w:val="5"/>
        </w:numPr>
        <w:ind w:left="284" w:hanging="284"/>
        <w:rPr>
          <w:del w:id="245" w:author="Trần Vân Anh" w:date="2023-11-13T19:59:00Z"/>
        </w:rPr>
      </w:pPr>
      <w:del w:id="246" w:author="Trần Vân Anh" w:date="2023-11-13T19:59:00Z">
        <w:r w:rsidDel="00450076">
          <w:delText>Thông tin công trình nghiên cứu khoa học</w:delText>
        </w:r>
      </w:del>
    </w:p>
    <w:p w:rsidR="005D6E23" w:rsidDel="00450076" w:rsidRDefault="005D6E23">
      <w:pPr>
        <w:pStyle w:val="ListParagraph"/>
        <w:numPr>
          <w:ilvl w:val="0"/>
          <w:numId w:val="4"/>
        </w:numPr>
        <w:spacing w:before="0"/>
        <w:ind w:left="568" w:hanging="284"/>
        <w:contextualSpacing w:val="0"/>
        <w:rPr>
          <w:del w:id="247" w:author="Trần Vân Anh" w:date="2023-11-13T19:59:00Z"/>
          <w:bCs/>
        </w:rPr>
        <w:pPrChange w:id="248" w:author="Trần Vân Anh" w:date="2023-11-13T17:49:00Z">
          <w:pPr>
            <w:pStyle w:val="ListParagraph"/>
            <w:numPr>
              <w:numId w:val="4"/>
            </w:numPr>
            <w:ind w:left="567" w:hanging="360"/>
          </w:pPr>
        </w:pPrChange>
      </w:pPr>
      <w:del w:id="249" w:author="Trần Vân Anh" w:date="2023-11-13T19:59:00Z">
        <w:r w:rsidDel="00450076">
          <w:delText xml:space="preserve">Tên bài báo: </w:delText>
        </w:r>
        <w:r w:rsidRPr="00A67D79" w:rsidDel="00450076">
          <w:rPr>
            <w:bCs/>
          </w:rPr>
          <w:delText>Hệ gợi ý mua sắm dựa theo phiên làm việc với mô hình mạng học sâu đồ thị</w:delText>
        </w:r>
        <w:r w:rsidDel="00450076">
          <w:rPr>
            <w:bCs/>
          </w:rPr>
          <w:delText>. (</w:delText>
        </w:r>
        <w:r w:rsidRPr="00FE766A" w:rsidDel="00450076">
          <w:rPr>
            <w:bCs/>
          </w:rPr>
          <w:delText>Session-based Recommendation using Graph Neural Network</w:delText>
        </w:r>
        <w:r w:rsidDel="00450076">
          <w:rPr>
            <w:bCs/>
          </w:rPr>
          <w:delText>)</w:delText>
        </w:r>
      </w:del>
    </w:p>
    <w:p w:rsidR="005D6E23" w:rsidDel="00450076" w:rsidRDefault="005D6E23">
      <w:pPr>
        <w:pStyle w:val="ListParagraph"/>
        <w:numPr>
          <w:ilvl w:val="0"/>
          <w:numId w:val="4"/>
        </w:numPr>
        <w:ind w:left="568" w:hanging="284"/>
        <w:contextualSpacing w:val="0"/>
        <w:rPr>
          <w:del w:id="250" w:author="Trần Vân Anh" w:date="2023-11-13T19:59:00Z"/>
          <w:bCs/>
        </w:rPr>
        <w:pPrChange w:id="251" w:author="Trần Vân Anh" w:date="2023-11-13T15:28:00Z">
          <w:pPr>
            <w:pStyle w:val="ListParagraph"/>
            <w:numPr>
              <w:numId w:val="4"/>
            </w:numPr>
            <w:ind w:left="567" w:hanging="360"/>
          </w:pPr>
        </w:pPrChange>
      </w:pPr>
      <w:del w:id="252" w:author="Trần Vân Anh" w:date="2023-11-13T19:59:00Z">
        <w:r w:rsidRPr="00822656" w:rsidDel="00450076">
          <w:rPr>
            <w:bCs/>
          </w:rPr>
          <w:delText>Tác giả: Nguyễn Tuấn Khang, Nguyễn Tú Anh, Mai Thúy Nga, Nguyễn Hải An, Nguyễn Việt Anh</w:delText>
        </w:r>
      </w:del>
    </w:p>
    <w:p w:rsidR="005D6E23" w:rsidDel="00450076" w:rsidRDefault="005D6E23">
      <w:pPr>
        <w:pStyle w:val="ListParagraph"/>
        <w:numPr>
          <w:ilvl w:val="0"/>
          <w:numId w:val="4"/>
        </w:numPr>
        <w:ind w:left="568" w:hanging="284"/>
        <w:contextualSpacing w:val="0"/>
        <w:rPr>
          <w:del w:id="253" w:author="Trần Vân Anh" w:date="2023-11-13T19:59:00Z"/>
          <w:bCs/>
        </w:rPr>
        <w:pPrChange w:id="254" w:author="Trần Vân Anh" w:date="2023-11-13T15:28:00Z">
          <w:pPr>
            <w:pStyle w:val="ListParagraph"/>
            <w:numPr>
              <w:numId w:val="4"/>
            </w:numPr>
            <w:ind w:left="567" w:hanging="360"/>
          </w:pPr>
        </w:pPrChange>
      </w:pPr>
      <w:del w:id="255" w:author="Trần Vân Anh" w:date="2023-11-13T19:59:00Z">
        <w:r w:rsidRPr="00822656" w:rsidDel="00450076">
          <w:rPr>
            <w:bCs/>
          </w:rPr>
          <w:delText xml:space="preserve">Tên tạp chí khoa học: Tạp chí Thông tin và Truyền thông: Chuyên san Các công trình nghiên cứu, phát triển và ứng dụng CNTT và truyền thông / Bộ Thông tin và Truyền thông, Tập 2022, Số 2, </w:delText>
        </w:r>
        <w:r w:rsidDel="00450076">
          <w:rPr>
            <w:bCs/>
          </w:rPr>
          <w:delText>T</w:delText>
        </w:r>
        <w:r w:rsidRPr="00822656" w:rsidDel="00450076">
          <w:rPr>
            <w:bCs/>
          </w:rPr>
          <w:delText xml:space="preserve">háng 12, </w:delText>
        </w:r>
        <w:r w:rsidDel="00450076">
          <w:rPr>
            <w:bCs/>
          </w:rPr>
          <w:delText>T</w:delText>
        </w:r>
        <w:r w:rsidRPr="00822656" w:rsidDel="00450076">
          <w:rPr>
            <w:bCs/>
          </w:rPr>
          <w:delText>rang 73-82</w:delText>
        </w:r>
      </w:del>
    </w:p>
    <w:p w:rsidR="005D6E23" w:rsidRPr="00822656" w:rsidDel="00450076" w:rsidRDefault="005D6E23">
      <w:pPr>
        <w:pStyle w:val="ListParagraph"/>
        <w:numPr>
          <w:ilvl w:val="0"/>
          <w:numId w:val="4"/>
        </w:numPr>
        <w:ind w:left="568" w:hanging="284"/>
        <w:contextualSpacing w:val="0"/>
        <w:rPr>
          <w:del w:id="256" w:author="Trần Vân Anh" w:date="2023-11-13T19:59:00Z"/>
          <w:bCs/>
        </w:rPr>
        <w:pPrChange w:id="257" w:author="Trần Vân Anh" w:date="2023-11-13T15:28:00Z">
          <w:pPr>
            <w:pStyle w:val="ListParagraph"/>
            <w:numPr>
              <w:numId w:val="4"/>
            </w:numPr>
            <w:ind w:left="567" w:hanging="360"/>
          </w:pPr>
        </w:pPrChange>
      </w:pPr>
      <w:del w:id="258" w:author="Trần Vân Anh" w:date="2023-11-13T19:59:00Z">
        <w:r w:rsidDel="00450076">
          <w:delText xml:space="preserve">Link bài báo: </w:delText>
        </w:r>
        <w:r w:rsidDel="00450076">
          <w:fldChar w:fldCharType="begin"/>
        </w:r>
        <w:r w:rsidDel="00450076">
          <w:delInstrText xml:space="preserve"> HYPERLINK "</w:delInstrText>
        </w:r>
        <w:r w:rsidRPr="009F2116" w:rsidDel="00450076">
          <w:delInstrText>https://doi.org/10.32913/mic-ict-research-vn.v2022.n2.1135</w:delInstrText>
        </w:r>
        <w:r w:rsidDel="00450076">
          <w:delInstrText xml:space="preserve">" </w:delInstrText>
        </w:r>
        <w:r w:rsidDel="00450076">
          <w:fldChar w:fldCharType="separate"/>
        </w:r>
        <w:r w:rsidRPr="0006793C" w:rsidDel="00450076">
          <w:rPr>
            <w:rStyle w:val="Hyperlink"/>
          </w:rPr>
          <w:delText>https://doi.org/10.32913/mic-ict-research-vn.v2022.n2.1135</w:delText>
        </w:r>
        <w:r w:rsidDel="00450076">
          <w:fldChar w:fldCharType="end"/>
        </w:r>
      </w:del>
    </w:p>
    <w:p w:rsidR="00450076" w:rsidRPr="00450076" w:rsidRDefault="00EB5059">
      <w:pPr>
        <w:pStyle w:val="Heading2"/>
      </w:pPr>
      <w:bookmarkStart w:id="259" w:name="_Toc150798919"/>
      <w:r>
        <w:t>1.</w:t>
      </w:r>
      <w:ins w:id="260" w:author="Trần Vân Anh" w:date="2023-11-13T19:58:00Z">
        <w:r w:rsidR="00450076">
          <w:t>2</w:t>
        </w:r>
      </w:ins>
      <w:del w:id="261" w:author="Trần Vân Anh" w:date="2023-11-13T19:58:00Z">
        <w:r w:rsidR="005D6E23" w:rsidDel="00450076">
          <w:delText>3</w:delText>
        </w:r>
      </w:del>
      <w:r>
        <w:t xml:space="preserve">. </w:t>
      </w:r>
      <w:r w:rsidR="006A6E2F" w:rsidRPr="005C0D8C">
        <w:t xml:space="preserve">Phân tích thành phần của </w:t>
      </w:r>
      <w:ins w:id="262" w:author="Trần Vân Anh" w:date="2023-11-13T19:58:00Z">
        <w:r w:rsidR="00450076">
          <w:t xml:space="preserve">1 </w:t>
        </w:r>
      </w:ins>
      <w:r w:rsidR="005D6E23">
        <w:t>công trình nghiên cứu khoa học</w:t>
      </w:r>
      <w:ins w:id="263" w:author="Trần Vân Anh" w:date="2023-11-13T19:58:00Z">
        <w:r w:rsidR="00450076">
          <w:t xml:space="preserve"> ngành CNTT</w:t>
        </w:r>
      </w:ins>
      <w:bookmarkEnd w:id="259"/>
    </w:p>
    <w:p w:rsidR="00450076" w:rsidRPr="000E525C" w:rsidRDefault="000E525C">
      <w:pPr>
        <w:pStyle w:val="ListParagraph"/>
        <w:ind w:left="0" w:firstLine="0"/>
        <w:rPr>
          <w:ins w:id="264" w:author="Trần Vân Anh" w:date="2023-11-13T19:59:00Z"/>
          <w:vertAlign w:val="superscript"/>
          <w:rPrChange w:id="265" w:author="Trần Vân Anh" w:date="2023-11-13T20:00:00Z">
            <w:rPr>
              <w:ins w:id="266" w:author="Trần Vân Anh" w:date="2023-11-13T19:59:00Z"/>
            </w:rPr>
          </w:rPrChange>
        </w:rPr>
        <w:pPrChange w:id="267" w:author="Trần Vân Anh" w:date="2023-11-13T19:59:00Z">
          <w:pPr>
            <w:pStyle w:val="ListParagraph"/>
            <w:numPr>
              <w:numId w:val="2"/>
            </w:numPr>
            <w:ind w:left="284" w:hanging="283"/>
          </w:pPr>
        </w:pPrChange>
      </w:pPr>
      <w:ins w:id="268" w:author="Trần Vân Anh" w:date="2023-11-13T20:00:00Z">
        <w:r>
          <w:rPr>
            <w:b/>
            <w:bCs/>
          </w:rPr>
          <w:t xml:space="preserve">Bài báo khoa học: </w:t>
        </w:r>
      </w:ins>
      <w:ins w:id="269" w:author="Trần Vân Anh" w:date="2023-11-13T19:59:00Z">
        <w:r w:rsidR="00450076" w:rsidRPr="000E525C">
          <w:rPr>
            <w:bCs/>
          </w:rPr>
          <w:t>Hệ gợi ý mua sắm dựa theo phiên làm việc với mô hình mạng học sâu đồ thị.</w:t>
        </w:r>
      </w:ins>
      <w:ins w:id="270" w:author="Trần Vân Anh" w:date="2023-11-13T20:00:00Z">
        <w:r>
          <w:rPr>
            <w:bCs/>
            <w:vertAlign w:val="superscript"/>
          </w:rPr>
          <w:t>[1]</w:t>
        </w:r>
      </w:ins>
    </w:p>
    <w:p w:rsidR="005D6E23" w:rsidRDefault="005D6E23">
      <w:pPr>
        <w:pStyle w:val="ListParagraph"/>
        <w:numPr>
          <w:ilvl w:val="0"/>
          <w:numId w:val="2"/>
        </w:numPr>
        <w:ind w:left="284" w:hanging="284"/>
        <w:contextualSpacing w:val="0"/>
        <w:pPrChange w:id="271" w:author="Trần Vân Anh" w:date="2023-11-13T20:00:00Z">
          <w:pPr>
            <w:pStyle w:val="ListParagraph"/>
            <w:numPr>
              <w:numId w:val="2"/>
            </w:numPr>
            <w:ind w:left="284" w:hanging="283"/>
          </w:pPr>
        </w:pPrChange>
      </w:pPr>
      <w:r w:rsidRPr="005C0D8C">
        <w:t xml:space="preserve">Phần </w:t>
      </w:r>
      <w:r>
        <w:t>M</w:t>
      </w:r>
      <w:r w:rsidRPr="005C0D8C">
        <w:t>ở đầu</w:t>
      </w:r>
    </w:p>
    <w:p w:rsidR="003F2C3D" w:rsidRDefault="005D6E23">
      <w:pPr>
        <w:pStyle w:val="ListParagraph"/>
        <w:numPr>
          <w:ilvl w:val="1"/>
          <w:numId w:val="2"/>
        </w:numPr>
        <w:ind w:left="567" w:hanging="283"/>
        <w:rPr>
          <w:ins w:id="272" w:author="Trần Vân Anh" w:date="2023-11-13T15:25:00Z"/>
        </w:rPr>
      </w:pPr>
      <w:del w:id="273" w:author="Trần Vân Anh" w:date="2023-11-13T15:16:00Z">
        <w:r w:rsidDel="00882FE6">
          <w:delText>Lý do chọn đề tài</w:delText>
        </w:r>
      </w:del>
      <w:del w:id="274" w:author="Trần Vân Anh" w:date="2023-11-13T13:50:00Z">
        <w:r w:rsidR="008871A4" w:rsidDel="002307B0">
          <w:delText>: Tính cấp thiết của đề tài (vấn đề thực tiễn, vấn đề nghiên cứu)</w:delText>
        </w:r>
      </w:del>
      <w:ins w:id="275" w:author="Trần Vân Anh" w:date="2023-11-13T15:16:00Z">
        <w:r w:rsidR="00882FE6">
          <w:t>Tính cấp thiết của đề tài</w:t>
        </w:r>
      </w:ins>
      <w:ins w:id="276" w:author="Trần Vân Anh" w:date="2023-11-13T15:19:00Z">
        <w:r w:rsidR="00F82680">
          <w:t xml:space="preserve">: </w:t>
        </w:r>
      </w:ins>
    </w:p>
    <w:p w:rsidR="00876CD6" w:rsidRPr="00DD3CD3" w:rsidRDefault="00DD3CD3">
      <w:pPr>
        <w:ind w:left="284" w:firstLine="283"/>
        <w:pPrChange w:id="277" w:author="Trần Vân Anh" w:date="2023-11-13T15:33:00Z">
          <w:pPr>
            <w:pStyle w:val="ListParagraph"/>
            <w:numPr>
              <w:ilvl w:val="1"/>
              <w:numId w:val="2"/>
            </w:numPr>
            <w:ind w:left="567" w:hanging="283"/>
          </w:pPr>
        </w:pPrChange>
      </w:pPr>
      <w:ins w:id="278" w:author="Trần Vân Anh" w:date="2023-11-13T21:35:00Z">
        <w:r w:rsidRPr="00DD3CD3">
          <w:rPr>
            <w:rPrChange w:id="279" w:author="Trần Vân Anh" w:date="2023-11-13T21:35:00Z">
              <w:rPr>
                <w:u w:val="single"/>
              </w:rPr>
            </w:rPrChange>
          </w:rPr>
          <w:t>Các hệ thống gợi ý ngày nay càng được chú trọng. Hệ thống gợi ý hiệu quả sẽ là vấn đề sống còn đối với nhà cung cấp dịch vụ hoặc bán hàng. Khi một khách hàng vào một trang thương mại điện tử thì có hai xu hướng: hoặc họ đã định hướng được sản phẩm mà họ sẽ mua, hoặc là họ được định hướng được sản phẩm mà họ nên mua. Đối với kịch bản thứ hai, người dùng sẽ gặp khó khăn hơn nhiều vì họ sẽ phải chọn sản phẩm phù hợp nhất với nhu cầu của họ. Vấn đề đặt ra là làm sao họ có thể làm được điều đó trong vô số sản phẩm giống nhau mà họ đang tìm kiếm.</w:t>
        </w:r>
      </w:ins>
    </w:p>
    <w:p w:rsidR="005D6E23" w:rsidRDefault="005D6E23">
      <w:pPr>
        <w:pStyle w:val="ListParagraph"/>
        <w:numPr>
          <w:ilvl w:val="1"/>
          <w:numId w:val="2"/>
        </w:numPr>
        <w:ind w:left="567" w:hanging="283"/>
      </w:pPr>
      <w:r>
        <w:t xml:space="preserve">Mục tiêu </w:t>
      </w:r>
      <w:r w:rsidR="00A4048E">
        <w:t>nghiên cứu</w:t>
      </w:r>
      <w:ins w:id="280" w:author="Trần Vân Anh" w:date="2023-11-13T13:52:00Z">
        <w:r w:rsidR="00252688">
          <w:t xml:space="preserve">: </w:t>
        </w:r>
      </w:ins>
      <w:ins w:id="281" w:author="Trần Vân Anh" w:date="2023-11-13T15:07:00Z">
        <w:r w:rsidR="004E478E">
          <w:t>Nghiên cứu và đề xuất mô hình dự báo hành vi lựa chọn sản phẩm của khách hàng mô hình mạng học sâu.</w:t>
        </w:r>
      </w:ins>
    </w:p>
    <w:p w:rsidR="005D6E23" w:rsidRDefault="005D6E23">
      <w:pPr>
        <w:pStyle w:val="ListParagraph"/>
        <w:numPr>
          <w:ilvl w:val="1"/>
          <w:numId w:val="2"/>
        </w:numPr>
        <w:ind w:left="568" w:hanging="284"/>
        <w:contextualSpacing w:val="0"/>
        <w:rPr>
          <w:ins w:id="282" w:author="Trần Vân Anh" w:date="2023-11-13T15:01:00Z"/>
        </w:rPr>
        <w:pPrChange w:id="283" w:author="Trần Vân Anh" w:date="2023-11-13T15:33:00Z">
          <w:pPr>
            <w:pStyle w:val="ListParagraph"/>
            <w:numPr>
              <w:ilvl w:val="1"/>
              <w:numId w:val="2"/>
            </w:numPr>
            <w:ind w:left="567" w:hanging="283"/>
          </w:pPr>
        </w:pPrChange>
      </w:pPr>
      <w:r>
        <w:t>Câu hỏi và giả thuyết nghiên cứu</w:t>
      </w:r>
    </w:p>
    <w:p w:rsidR="005D1156" w:rsidRDefault="006A50EA">
      <w:pPr>
        <w:pStyle w:val="ListParagraph"/>
        <w:numPr>
          <w:ilvl w:val="2"/>
          <w:numId w:val="2"/>
        </w:numPr>
        <w:ind w:left="851" w:hanging="284"/>
        <w:rPr>
          <w:ins w:id="284" w:author="Trần Vân Anh" w:date="2023-11-13T15:13:00Z"/>
        </w:rPr>
        <w:pPrChange w:id="285" w:author="Trần Vân Anh" w:date="2023-11-13T15:33:00Z">
          <w:pPr>
            <w:pStyle w:val="ListParagraph"/>
            <w:numPr>
              <w:ilvl w:val="2"/>
              <w:numId w:val="2"/>
            </w:numPr>
            <w:ind w:left="993" w:hanging="360"/>
          </w:pPr>
        </w:pPrChange>
      </w:pPr>
      <w:ins w:id="286" w:author="Trần Vân Anh" w:date="2023-11-13T15:01:00Z">
        <w:r>
          <w:lastRenderedPageBreak/>
          <w:t xml:space="preserve">Câu hỏi: </w:t>
        </w:r>
        <w:r w:rsidR="00986CDB">
          <w:t>“</w:t>
        </w:r>
        <w:r w:rsidRPr="00986CDB">
          <w:rPr>
            <w:i/>
            <w:rPrChange w:id="287" w:author="Trần Vân Anh" w:date="2023-11-13T15:02:00Z">
              <w:rPr/>
            </w:rPrChange>
          </w:rPr>
          <w:t>Với số lượng sản phẩm đã lựa chọn trong phiên tương tác hiện tại thì khả năng người dùng sẽ chọn sản phẩm nào tiếp theo</w:t>
        </w:r>
        <w:r w:rsidR="00986CDB">
          <w:t>”</w:t>
        </w:r>
      </w:ins>
    </w:p>
    <w:p w:rsidR="006A50EA" w:rsidRDefault="00986CDB">
      <w:pPr>
        <w:pStyle w:val="ListParagraph"/>
        <w:numPr>
          <w:ilvl w:val="2"/>
          <w:numId w:val="2"/>
        </w:numPr>
        <w:ind w:left="851" w:hanging="284"/>
        <w:pPrChange w:id="288" w:author="Trần Vân Anh" w:date="2023-11-13T15:33:00Z">
          <w:pPr>
            <w:pStyle w:val="ListParagraph"/>
            <w:numPr>
              <w:ilvl w:val="1"/>
              <w:numId w:val="2"/>
            </w:numPr>
            <w:ind w:left="567" w:hanging="283"/>
          </w:pPr>
        </w:pPrChange>
      </w:pPr>
      <w:ins w:id="289" w:author="Trần Vân Anh" w:date="2023-11-13T15:02:00Z">
        <w:r>
          <w:t xml:space="preserve">Giả thuyết: </w:t>
        </w:r>
      </w:ins>
      <w:ins w:id="290" w:author="Trần Vân Anh" w:date="2023-11-13T15:05:00Z">
        <w:r w:rsidR="006F3F94">
          <w:t>K</w:t>
        </w:r>
      </w:ins>
      <w:ins w:id="291" w:author="Trần Vân Anh" w:date="2023-11-13T15:03:00Z">
        <w:r w:rsidR="004D53AB" w:rsidRPr="004D53AB">
          <w:t xml:space="preserve">hách hàng </w:t>
        </w:r>
      </w:ins>
      <w:ins w:id="292" w:author="Trần Vân Anh" w:date="2023-11-13T15:06:00Z">
        <w:r w:rsidR="006F3F94">
          <w:t>sẽ</w:t>
        </w:r>
      </w:ins>
      <w:ins w:id="293" w:author="Trần Vân Anh" w:date="2023-11-13T15:03:00Z">
        <w:r w:rsidR="004D53AB" w:rsidRPr="004D53AB">
          <w:t xml:space="preserve"> lựa chọn một</w:t>
        </w:r>
      </w:ins>
      <w:ins w:id="294" w:author="Trần Vân Anh" w:date="2023-11-13T15:06:00Z">
        <w:r w:rsidR="004E478E">
          <w:t xml:space="preserve"> trong danh </w:t>
        </w:r>
        <w:r w:rsidR="004E478E" w:rsidRPr="004D53AB">
          <w:t>sách gợi ý K sản phẩm có xác xuất cao nhất</w:t>
        </w:r>
        <w:r w:rsidR="004E478E">
          <w:t xml:space="preserve"> mà </w:t>
        </w:r>
        <w:r w:rsidR="004E478E" w:rsidRPr="004D53AB">
          <w:t xml:space="preserve">mô hình gợi ý </w:t>
        </w:r>
        <w:r w:rsidR="004E478E">
          <w:t>đưa ra</w:t>
        </w:r>
      </w:ins>
    </w:p>
    <w:p w:rsidR="005D6E23" w:rsidRDefault="005D6E23">
      <w:pPr>
        <w:pStyle w:val="ListParagraph"/>
        <w:numPr>
          <w:ilvl w:val="1"/>
          <w:numId w:val="2"/>
        </w:numPr>
        <w:ind w:left="568" w:hanging="284"/>
        <w:contextualSpacing w:val="0"/>
        <w:rPr>
          <w:ins w:id="295" w:author="Trần Vân Anh" w:date="2023-11-13T14:57:00Z"/>
        </w:rPr>
        <w:pPrChange w:id="296" w:author="Trần Vân Anh" w:date="2023-11-13T15:33:00Z">
          <w:pPr>
            <w:pStyle w:val="ListParagraph"/>
            <w:numPr>
              <w:ilvl w:val="1"/>
              <w:numId w:val="2"/>
            </w:numPr>
            <w:ind w:left="567" w:hanging="283"/>
          </w:pPr>
        </w:pPrChange>
      </w:pPr>
      <w:r>
        <w:t>Đối tượng và phạm vi nghiên cứu</w:t>
      </w:r>
    </w:p>
    <w:p w:rsidR="005D1156" w:rsidRDefault="00F45F4E">
      <w:pPr>
        <w:pStyle w:val="ListParagraph"/>
        <w:numPr>
          <w:ilvl w:val="2"/>
          <w:numId w:val="2"/>
        </w:numPr>
        <w:ind w:left="851" w:hanging="284"/>
        <w:rPr>
          <w:ins w:id="297" w:author="Trần Vân Anh" w:date="2023-11-13T15:14:00Z"/>
        </w:rPr>
        <w:pPrChange w:id="298" w:author="Trần Vân Anh" w:date="2023-11-13T15:33:00Z">
          <w:pPr>
            <w:pStyle w:val="ListParagraph"/>
            <w:numPr>
              <w:ilvl w:val="2"/>
              <w:numId w:val="2"/>
            </w:numPr>
            <w:ind w:left="993" w:hanging="360"/>
          </w:pPr>
        </w:pPrChange>
      </w:pPr>
      <w:ins w:id="299" w:author="Trần Vân Anh" w:date="2023-11-13T14:57:00Z">
        <w:r>
          <w:t xml:space="preserve">Đối tượng </w:t>
        </w:r>
      </w:ins>
      <w:ins w:id="300" w:author="Trần Vân Anh" w:date="2023-11-13T15:24:00Z">
        <w:r w:rsidR="00493EE4">
          <w:t>nghiên cứu</w:t>
        </w:r>
      </w:ins>
      <w:ins w:id="301" w:author="Trần Vân Anh" w:date="2023-11-13T14:57:00Z">
        <w:r>
          <w:t xml:space="preserve">: </w:t>
        </w:r>
      </w:ins>
      <w:ins w:id="302" w:author="Trần Vân Anh" w:date="2023-11-13T15:27:00Z">
        <w:r w:rsidR="00F07086">
          <w:t>H</w:t>
        </w:r>
      </w:ins>
      <w:ins w:id="303" w:author="Trần Vân Anh" w:date="2023-11-13T14:57:00Z">
        <w:r w:rsidRPr="00F45F4E">
          <w:t xml:space="preserve">ành vi nhấp chuột (lựa chọn sản phẩm) của khách hàng </w:t>
        </w:r>
      </w:ins>
      <w:ins w:id="304" w:author="Trần Vân Anh" w:date="2023-11-13T21:15:00Z">
        <w:r w:rsidR="00361CCF">
          <w:t xml:space="preserve">trong </w:t>
        </w:r>
        <w:r w:rsidR="00361CCF" w:rsidRPr="00F45F4E">
          <w:t>một phiên mua hàng</w:t>
        </w:r>
      </w:ins>
    </w:p>
    <w:p w:rsidR="005C2289" w:rsidRDefault="00F45F4E">
      <w:pPr>
        <w:pStyle w:val="ListParagraph"/>
        <w:numPr>
          <w:ilvl w:val="2"/>
          <w:numId w:val="2"/>
        </w:numPr>
        <w:ind w:left="851" w:hanging="284"/>
        <w:rPr>
          <w:ins w:id="305" w:author="Trần Vân Anh" w:date="2023-11-13T21:16:00Z"/>
        </w:rPr>
      </w:pPr>
      <w:ins w:id="306" w:author="Trần Vân Anh" w:date="2023-11-13T14:57:00Z">
        <w:r>
          <w:t xml:space="preserve">Phạm vi </w:t>
        </w:r>
      </w:ins>
      <w:ins w:id="307" w:author="Trần Vân Anh" w:date="2023-11-13T21:16:00Z">
        <w:r w:rsidR="005C2289">
          <w:t>thời gian: trong 6 tháng, từ tháng 04/2014 đến tháng 09/2014</w:t>
        </w:r>
      </w:ins>
    </w:p>
    <w:p w:rsidR="00F45F4E" w:rsidRDefault="005C2289">
      <w:pPr>
        <w:pStyle w:val="ListParagraph"/>
        <w:numPr>
          <w:ilvl w:val="2"/>
          <w:numId w:val="2"/>
        </w:numPr>
        <w:ind w:left="851" w:hanging="284"/>
        <w:rPr>
          <w:ins w:id="308" w:author="Trần Vân Anh" w:date="2023-11-13T21:18:00Z"/>
        </w:rPr>
      </w:pPr>
      <w:ins w:id="309" w:author="Trần Vân Anh" w:date="2023-11-13T21:16:00Z">
        <w:r>
          <w:t>Phạm vi</w:t>
        </w:r>
      </w:ins>
      <w:ins w:id="310" w:author="Trần Vân Anh" w:date="2023-11-13T21:17:00Z">
        <w:r>
          <w:t xml:space="preserve"> không gian: </w:t>
        </w:r>
        <w:r w:rsidR="006B71AB">
          <w:t>tập hợp nhiều phiên làm việc của một trang web thương mại điện tử hoạt động trong lĩnh vực bán lẻ tại châu Âu</w:t>
        </w:r>
      </w:ins>
    </w:p>
    <w:p w:rsidR="003A5BE4" w:rsidRDefault="003A5BE4">
      <w:pPr>
        <w:pStyle w:val="ListParagraph"/>
        <w:numPr>
          <w:ilvl w:val="2"/>
          <w:numId w:val="2"/>
        </w:numPr>
        <w:ind w:left="851" w:hanging="284"/>
        <w:pPrChange w:id="311" w:author="Trần Vân Anh" w:date="2023-11-13T15:33:00Z">
          <w:pPr>
            <w:pStyle w:val="ListParagraph"/>
            <w:numPr>
              <w:ilvl w:val="1"/>
              <w:numId w:val="2"/>
            </w:numPr>
            <w:ind w:left="567" w:hanging="283"/>
          </w:pPr>
        </w:pPrChange>
      </w:pPr>
      <w:ins w:id="312" w:author="Trần Vân Anh" w:date="2023-11-13T21:18:00Z">
        <w:r>
          <w:t>Phạm vi nội dung: tập trung vào thông tin về chuỗi nhấp chuột và một danh sách sản ph</w:t>
        </w:r>
      </w:ins>
      <w:ins w:id="313" w:author="Trần Vân Anh" w:date="2023-11-13T21:43:00Z">
        <w:r w:rsidR="007D5496">
          <w:t>ẩm</w:t>
        </w:r>
      </w:ins>
      <w:ins w:id="314" w:author="Trần Vân Anh" w:date="2023-11-13T21:18:00Z">
        <w:r>
          <w:t xml:space="preserve"> mà khách hàng lựa chọn trong mỗi phiên làm việc</w:t>
        </w:r>
      </w:ins>
    </w:p>
    <w:p w:rsidR="00ED0747" w:rsidRDefault="005D6E23" w:rsidP="00ED0747">
      <w:pPr>
        <w:pStyle w:val="ListParagraph"/>
        <w:numPr>
          <w:ilvl w:val="1"/>
          <w:numId w:val="2"/>
        </w:numPr>
        <w:ind w:left="568" w:hanging="284"/>
        <w:contextualSpacing w:val="0"/>
        <w:rPr>
          <w:ins w:id="315" w:author="Trần Vân Anh" w:date="2023-11-13T16:17:00Z"/>
        </w:rPr>
      </w:pPr>
      <w:r>
        <w:t>Phương pháp nghiên cứu</w:t>
      </w:r>
      <w:ins w:id="316" w:author="Trần Vân Anh" w:date="2023-11-13T15:30:00Z">
        <w:r w:rsidR="001F637F">
          <w:t>:</w:t>
        </w:r>
      </w:ins>
      <w:ins w:id="317" w:author="Trần Vân Anh" w:date="2023-11-13T15:56:00Z">
        <w:r w:rsidR="0062579E">
          <w:t xml:space="preserve"> </w:t>
        </w:r>
      </w:ins>
    </w:p>
    <w:p w:rsidR="00ED0747" w:rsidRDefault="00ED0747" w:rsidP="008641D9">
      <w:pPr>
        <w:pStyle w:val="ListParagraph"/>
        <w:numPr>
          <w:ilvl w:val="2"/>
          <w:numId w:val="2"/>
        </w:numPr>
        <w:ind w:left="851" w:hanging="284"/>
        <w:rPr>
          <w:ins w:id="318" w:author="Trần Vân Anh" w:date="2023-11-13T16:17:00Z"/>
        </w:rPr>
      </w:pPr>
      <w:ins w:id="319" w:author="Trần Vân Anh" w:date="2023-11-13T16:17:00Z">
        <w:r>
          <w:t xml:space="preserve">Phương pháp </w:t>
        </w:r>
      </w:ins>
      <w:ins w:id="320" w:author="Trần Vân Anh" w:date="2023-11-13T16:23:00Z">
        <w:r w:rsidR="006B2022">
          <w:t>toán học</w:t>
        </w:r>
      </w:ins>
    </w:p>
    <w:p w:rsidR="00FA4631" w:rsidRPr="00FA4631" w:rsidRDefault="00FA4631" w:rsidP="00FA4631">
      <w:pPr>
        <w:pStyle w:val="ListParagraph"/>
        <w:numPr>
          <w:ilvl w:val="2"/>
          <w:numId w:val="2"/>
        </w:numPr>
        <w:ind w:left="851" w:hanging="284"/>
        <w:rPr>
          <w:ins w:id="321" w:author="Trần Vân Anh" w:date="2023-11-13T16:23:00Z"/>
        </w:rPr>
      </w:pPr>
      <w:ins w:id="322" w:author="Trần Vân Anh" w:date="2023-11-13T16:23:00Z">
        <w:r w:rsidRPr="00FA4631">
          <w:rPr>
            <w:bCs/>
            <w:rPrChange w:id="323" w:author="Trần Vân Anh" w:date="2023-11-13T16:23:00Z">
              <w:rPr>
                <w:b/>
                <w:bCs/>
              </w:rPr>
            </w:rPrChange>
          </w:rPr>
          <w:t>Phương pháp nghiên cứu định lượng</w:t>
        </w:r>
      </w:ins>
    </w:p>
    <w:p w:rsidR="005D6E23" w:rsidDel="00ED0747" w:rsidRDefault="005D6E23">
      <w:pPr>
        <w:pStyle w:val="ListParagraph"/>
        <w:numPr>
          <w:ilvl w:val="2"/>
          <w:numId w:val="2"/>
        </w:numPr>
        <w:contextualSpacing w:val="0"/>
        <w:rPr>
          <w:del w:id="324" w:author="Trần Vân Anh" w:date="2023-11-13T16:17:00Z"/>
        </w:rPr>
        <w:pPrChange w:id="325" w:author="Trần Vân Anh" w:date="2023-11-13T16:17:00Z">
          <w:pPr>
            <w:pStyle w:val="ListParagraph"/>
            <w:numPr>
              <w:ilvl w:val="1"/>
              <w:numId w:val="2"/>
            </w:numPr>
            <w:ind w:left="567" w:hanging="283"/>
          </w:pPr>
        </w:pPrChange>
      </w:pPr>
    </w:p>
    <w:p w:rsidR="00B630A2" w:rsidRDefault="005D6E23">
      <w:pPr>
        <w:pStyle w:val="ListParagraph"/>
        <w:numPr>
          <w:ilvl w:val="1"/>
          <w:numId w:val="2"/>
        </w:numPr>
        <w:ind w:left="568" w:hanging="284"/>
        <w:contextualSpacing w:val="0"/>
        <w:rPr>
          <w:ins w:id="326" w:author="Trần Vân Anh" w:date="2023-11-13T15:00:00Z"/>
        </w:rPr>
        <w:pPrChange w:id="327" w:author="Trần Vân Anh" w:date="2023-11-13T16:25:00Z">
          <w:pPr>
            <w:pStyle w:val="ListParagraph"/>
            <w:numPr>
              <w:ilvl w:val="1"/>
              <w:numId w:val="2"/>
            </w:numPr>
            <w:ind w:left="567" w:hanging="283"/>
          </w:pPr>
        </w:pPrChange>
      </w:pPr>
      <w:r>
        <w:t>Lịch sử nghiên cứu</w:t>
      </w:r>
    </w:p>
    <w:p w:rsidR="005D1156" w:rsidRDefault="00F82C92">
      <w:pPr>
        <w:pStyle w:val="ListParagraph"/>
        <w:numPr>
          <w:ilvl w:val="2"/>
          <w:numId w:val="2"/>
        </w:numPr>
        <w:ind w:left="851" w:hanging="284"/>
        <w:rPr>
          <w:ins w:id="328" w:author="Trần Vân Anh" w:date="2023-11-13T15:14:00Z"/>
        </w:rPr>
        <w:pPrChange w:id="329" w:author="Trần Vân Anh" w:date="2023-11-13T15:33:00Z">
          <w:pPr>
            <w:pStyle w:val="ListParagraph"/>
            <w:numPr>
              <w:ilvl w:val="2"/>
              <w:numId w:val="2"/>
            </w:numPr>
            <w:ind w:left="993" w:hanging="360"/>
          </w:pPr>
        </w:pPrChange>
      </w:pPr>
      <w:ins w:id="330" w:author="Trần Vân Anh" w:date="2023-11-13T15:09:00Z">
        <w:r>
          <w:t>N</w:t>
        </w:r>
        <w:r w:rsidRPr="00F82C92">
          <w:t>hững năm 2000</w:t>
        </w:r>
        <w:r>
          <w:t>,</w:t>
        </w:r>
        <w:r w:rsidRPr="00F82C92">
          <w:t xml:space="preserve"> JB Schafer và cộng sự </w:t>
        </w:r>
        <w:r>
          <w:t xml:space="preserve">đề xuất thuật toán </w:t>
        </w:r>
      </w:ins>
      <w:ins w:id="331" w:author="Trần Vân Anh" w:date="2023-11-13T15:10:00Z">
        <w:r w:rsidR="005F300F" w:rsidRPr="005F300F">
          <w:t xml:space="preserve">sử dụng các thông tin trong quá khứ </w:t>
        </w:r>
      </w:ins>
      <w:ins w:id="332" w:author="Trần Vân Anh" w:date="2023-11-13T15:12:00Z">
        <w:r w:rsidR="00D03636">
          <w:t>và</w:t>
        </w:r>
      </w:ins>
      <w:ins w:id="333" w:author="Trần Vân Anh" w:date="2023-11-13T15:10:00Z">
        <w:r w:rsidR="005F300F" w:rsidRPr="005F300F">
          <w:t xml:space="preserve"> sở thích cá nhân (personalization) của khách hàng</w:t>
        </w:r>
        <w:r w:rsidR="005F300F">
          <w:t xml:space="preserve">. </w:t>
        </w:r>
      </w:ins>
    </w:p>
    <w:p w:rsidR="005D1156" w:rsidRDefault="005F300F">
      <w:pPr>
        <w:pStyle w:val="ListParagraph"/>
        <w:numPr>
          <w:ilvl w:val="2"/>
          <w:numId w:val="2"/>
        </w:numPr>
        <w:ind w:left="851" w:hanging="284"/>
        <w:rPr>
          <w:ins w:id="334" w:author="Trần Vân Anh" w:date="2023-11-13T15:14:00Z"/>
        </w:rPr>
        <w:pPrChange w:id="335" w:author="Trần Vân Anh" w:date="2023-11-13T15:33:00Z">
          <w:pPr>
            <w:pStyle w:val="ListParagraph"/>
            <w:numPr>
              <w:ilvl w:val="2"/>
              <w:numId w:val="2"/>
            </w:numPr>
            <w:ind w:left="993" w:hanging="360"/>
          </w:pPr>
        </w:pPrChange>
      </w:pPr>
      <w:ins w:id="336" w:author="Trần Vân Anh" w:date="2023-11-13T15:11:00Z">
        <w:r w:rsidRPr="005F300F">
          <w:t>Badrul M. Sarwar và cộng sự (2000</w:t>
        </w:r>
        <w:r w:rsidR="00D03636">
          <w:t>)</w:t>
        </w:r>
        <w:r w:rsidRPr="005F300F">
          <w:t xml:space="preserve"> đề xuất thuật toán phổ biến của học máy là SVD </w:t>
        </w:r>
        <w:r w:rsidR="00D03636">
          <w:t>để đưa</w:t>
        </w:r>
        <w:r w:rsidRPr="005F300F">
          <w:t xml:space="preserve"> </w:t>
        </w:r>
      </w:ins>
      <w:ins w:id="337" w:author="Trần Vân Anh" w:date="2023-11-13T15:12:00Z">
        <w:r w:rsidR="00D03636">
          <w:t xml:space="preserve">ra </w:t>
        </w:r>
      </w:ins>
      <w:ins w:id="338" w:author="Trần Vân Anh" w:date="2023-11-13T15:11:00Z">
        <w:r w:rsidRPr="005F300F">
          <w:t>”top N list” gợi ý</w:t>
        </w:r>
      </w:ins>
      <w:ins w:id="339" w:author="Trần Vân Anh" w:date="2023-11-13T15:14:00Z">
        <w:r w:rsidR="005D1156">
          <w:t>.</w:t>
        </w:r>
      </w:ins>
    </w:p>
    <w:p w:rsidR="005D1156" w:rsidRDefault="00D03636">
      <w:pPr>
        <w:pStyle w:val="ListParagraph"/>
        <w:numPr>
          <w:ilvl w:val="2"/>
          <w:numId w:val="2"/>
        </w:numPr>
        <w:ind w:left="851" w:hanging="284"/>
        <w:rPr>
          <w:ins w:id="340" w:author="Trần Vân Anh" w:date="2023-11-13T15:26:00Z"/>
        </w:rPr>
        <w:pPrChange w:id="341" w:author="Trần Vân Anh" w:date="2023-11-13T15:33:00Z">
          <w:pPr>
            <w:pStyle w:val="ListParagraph"/>
            <w:numPr>
              <w:ilvl w:val="2"/>
              <w:numId w:val="2"/>
            </w:numPr>
            <w:ind w:left="851" w:hanging="360"/>
          </w:pPr>
        </w:pPrChange>
      </w:pPr>
      <w:ins w:id="342" w:author="Trần Vân Anh" w:date="2023-11-13T15:12:00Z">
        <w:r>
          <w:t>Năm 2004, Zan Huang và cộng sự đề xuất đồ thị có hướng gồm hai lớp</w:t>
        </w:r>
      </w:ins>
      <w:ins w:id="343" w:author="Trần Vân Anh" w:date="2023-11-13T15:35:00Z">
        <w:r w:rsidR="0086571D">
          <w:t>.</w:t>
        </w:r>
      </w:ins>
    </w:p>
    <w:p w:rsidR="003F2C3D" w:rsidRDefault="00F90DD6">
      <w:pPr>
        <w:pStyle w:val="ListParagraph"/>
        <w:numPr>
          <w:ilvl w:val="2"/>
          <w:numId w:val="2"/>
        </w:numPr>
        <w:ind w:left="851" w:hanging="284"/>
        <w:rPr>
          <w:ins w:id="344" w:author="Trần Vân Anh" w:date="2023-11-13T15:31:00Z"/>
        </w:rPr>
        <w:pPrChange w:id="345" w:author="Trần Vân Anh" w:date="2023-11-13T15:33:00Z">
          <w:pPr>
            <w:pStyle w:val="ListParagraph"/>
            <w:numPr>
              <w:ilvl w:val="2"/>
              <w:numId w:val="2"/>
            </w:numPr>
            <w:ind w:left="851" w:hanging="360"/>
          </w:pPr>
        </w:pPrChange>
      </w:pPr>
      <w:ins w:id="346" w:author="Trần Vân Anh" w:date="2023-11-13T15:33:00Z">
        <w:r>
          <w:t xml:space="preserve">Năm </w:t>
        </w:r>
      </w:ins>
      <w:ins w:id="347" w:author="Trần Vân Anh" w:date="2023-11-13T15:34:00Z">
        <w:r>
          <w:t xml:space="preserve">2006, </w:t>
        </w:r>
      </w:ins>
      <w:ins w:id="348" w:author="Trần Vân Anh" w:date="2023-11-13T15:31:00Z">
        <w:r w:rsidR="00BA2057">
          <w:t>Yehuda Koren, Robert Bell và Chris Volinsky</w:t>
        </w:r>
      </w:ins>
      <w:ins w:id="349" w:author="Trần Vân Anh" w:date="2023-11-13T15:33:00Z">
        <w:r>
          <w:t xml:space="preserve"> </w:t>
        </w:r>
      </w:ins>
      <w:ins w:id="350" w:author="Trần Vân Anh" w:date="2023-11-13T15:31:00Z">
        <w:r w:rsidR="00BA2057">
          <w:t>trình bày mô hình phân tích ma trận thành nhân tử (matrix factorization)</w:t>
        </w:r>
      </w:ins>
      <w:ins w:id="351" w:author="Trần Vân Anh" w:date="2023-11-13T15:35:00Z">
        <w:r w:rsidR="0086571D">
          <w:t>.</w:t>
        </w:r>
      </w:ins>
    </w:p>
    <w:p w:rsidR="000D24EC" w:rsidRDefault="000D24EC">
      <w:pPr>
        <w:pStyle w:val="ListParagraph"/>
        <w:numPr>
          <w:ilvl w:val="2"/>
          <w:numId w:val="2"/>
        </w:numPr>
        <w:ind w:left="851" w:hanging="284"/>
        <w:rPr>
          <w:ins w:id="352" w:author="Trần Vân Anh" w:date="2023-11-13T15:32:00Z"/>
        </w:rPr>
        <w:pPrChange w:id="353" w:author="Trần Vân Anh" w:date="2023-11-13T15:33:00Z">
          <w:pPr>
            <w:pStyle w:val="ListParagraph"/>
            <w:numPr>
              <w:ilvl w:val="2"/>
              <w:numId w:val="2"/>
            </w:numPr>
            <w:ind w:left="851" w:hanging="360"/>
          </w:pPr>
        </w:pPrChange>
      </w:pPr>
      <w:ins w:id="354" w:author="Trần Vân Anh" w:date="2023-11-13T15:32:00Z">
        <w:r>
          <w:t>Balázs Hidasi và cộng sự (2015) đưa ra mô hình mạng hồi quy RNN trong việc xây dựng hệ gợi ý tập trung vào những phiên làm việc ngắn và hiện tại</w:t>
        </w:r>
      </w:ins>
      <w:ins w:id="355" w:author="Trần Vân Anh" w:date="2023-11-13T15:35:00Z">
        <w:r w:rsidR="00CC41BC">
          <w:t>.</w:t>
        </w:r>
      </w:ins>
    </w:p>
    <w:p w:rsidR="000D24EC" w:rsidRDefault="000D24EC">
      <w:pPr>
        <w:pStyle w:val="ListParagraph"/>
        <w:numPr>
          <w:ilvl w:val="2"/>
          <w:numId w:val="2"/>
        </w:numPr>
        <w:ind w:left="851" w:hanging="284"/>
        <w:rPr>
          <w:ins w:id="356" w:author="Trần Vân Anh" w:date="2023-11-13T15:33:00Z"/>
        </w:rPr>
        <w:pPrChange w:id="357" w:author="Trần Vân Anh" w:date="2023-11-13T15:33:00Z">
          <w:pPr>
            <w:pStyle w:val="ListParagraph"/>
            <w:numPr>
              <w:ilvl w:val="2"/>
              <w:numId w:val="2"/>
            </w:numPr>
            <w:ind w:left="851" w:hanging="360"/>
          </w:pPr>
        </w:pPrChange>
      </w:pPr>
      <w:ins w:id="358" w:author="Trần Vân Anh" w:date="2023-11-13T15:33:00Z">
        <w:r w:rsidRPr="000D24EC">
          <w:t>Yong Kiam Tan và cộng sự (2016) đã đề xuất cải tiến mô hình RNN với thuật toán xử lý dữ liệu làm việc theo chuỗi (phiên) phù hợp hơn cho mô hình RNN</w:t>
        </w:r>
        <w:r w:rsidR="00F90DD6">
          <w:t>.</w:t>
        </w:r>
      </w:ins>
    </w:p>
    <w:p w:rsidR="00F90DD6" w:rsidRDefault="0086571D" w:rsidP="00F90DD6">
      <w:pPr>
        <w:pStyle w:val="ListParagraph"/>
        <w:numPr>
          <w:ilvl w:val="2"/>
          <w:numId w:val="2"/>
        </w:numPr>
        <w:ind w:left="851" w:hanging="284"/>
        <w:rPr>
          <w:ins w:id="359" w:author="Trần Vân Anh" w:date="2023-11-13T15:36:00Z"/>
        </w:rPr>
      </w:pPr>
      <w:ins w:id="360" w:author="Trần Vân Anh" w:date="2023-11-13T15:35:00Z">
        <w:r>
          <w:t xml:space="preserve">2016, HengTze Cheng và cộng sự, Khang Nguyen và cộng sự áp dụng mô hình </w:t>
        </w:r>
      </w:ins>
      <w:ins w:id="361" w:author="Trần Vân Anh" w:date="2023-11-13T15:36:00Z">
        <w:r w:rsidR="00FC0431">
          <w:t>mô hình mạng học sâu và rộng (Wide &amp; Deep Learning).</w:t>
        </w:r>
      </w:ins>
    </w:p>
    <w:p w:rsidR="00FC0431" w:rsidRDefault="00FC0431">
      <w:pPr>
        <w:pStyle w:val="ListParagraph"/>
        <w:numPr>
          <w:ilvl w:val="2"/>
          <w:numId w:val="2"/>
        </w:numPr>
        <w:ind w:left="851" w:hanging="284"/>
        <w:pPrChange w:id="362" w:author="Trần Vân Anh" w:date="2023-11-13T15:33:00Z">
          <w:pPr>
            <w:pStyle w:val="ListParagraph"/>
            <w:numPr>
              <w:ilvl w:val="1"/>
              <w:numId w:val="2"/>
            </w:numPr>
            <w:ind w:left="567" w:hanging="283"/>
          </w:pPr>
        </w:pPrChange>
      </w:pPr>
      <w:ins w:id="363" w:author="Trần Vân Anh" w:date="2023-11-13T15:36:00Z">
        <w:r w:rsidRPr="00FC0431">
          <w:t>Shu Wu và cộng sự (2019) sử dụng mô hình mạng học sâu và đồ thị cùng khá nhiều kỹ thuật xử lý đồ thị và các biến thể khác nhau của GNN để phân tích bài toán gợi ý dựa vào phiên làm việc</w:t>
        </w:r>
        <w:r>
          <w:t>.</w:t>
        </w:r>
      </w:ins>
    </w:p>
    <w:p w:rsidR="005D6E23" w:rsidRDefault="005D6E23">
      <w:pPr>
        <w:pStyle w:val="ListParagraph"/>
        <w:numPr>
          <w:ilvl w:val="1"/>
          <w:numId w:val="2"/>
        </w:numPr>
        <w:ind w:left="567" w:hanging="284"/>
        <w:contextualSpacing w:val="0"/>
        <w:rPr>
          <w:ins w:id="364" w:author="Trần Vân Anh" w:date="2023-11-13T15:38:00Z"/>
        </w:rPr>
        <w:pPrChange w:id="365" w:author="Trần Vân Anh" w:date="2023-11-13T16:00:00Z">
          <w:pPr>
            <w:pStyle w:val="ListParagraph"/>
            <w:numPr>
              <w:ilvl w:val="1"/>
              <w:numId w:val="2"/>
            </w:numPr>
            <w:ind w:left="567" w:hanging="283"/>
          </w:pPr>
        </w:pPrChange>
      </w:pPr>
      <w:r>
        <w:t>Tính mới của đề tài</w:t>
      </w:r>
      <w:ins w:id="366" w:author="Trần Vân Anh" w:date="2023-11-13T15:38:00Z">
        <w:r w:rsidR="006872D9">
          <w:t xml:space="preserve">: </w:t>
        </w:r>
      </w:ins>
      <w:ins w:id="367" w:author="Trần Vân Anh" w:date="2023-11-13T15:56:00Z">
        <w:r w:rsidR="0062579E">
          <w:t>Xây dựng đồ thị từ bộ dữ liệu lựa chọn sản phẩm của người mua hàng</w:t>
        </w:r>
      </w:ins>
      <w:ins w:id="368" w:author="Trần Vân Anh" w:date="2023-11-13T16:15:00Z">
        <w:r w:rsidR="00813798">
          <w:t xml:space="preserve"> </w:t>
        </w:r>
      </w:ins>
      <w:ins w:id="369" w:author="Trần Vân Anh" w:date="2023-11-13T16:14:00Z">
        <w:r w:rsidR="00813798">
          <w:t xml:space="preserve">và sử dụng </w:t>
        </w:r>
      </w:ins>
      <w:ins w:id="370" w:author="Trần Vân Anh" w:date="2023-11-13T16:15:00Z">
        <w:r w:rsidR="00813798" w:rsidRPr="00813798">
          <w:t xml:space="preserve">mạng học sâu đồ thị GNN để học dữ liệu đồ thị để đưa ra các mô hình gợi ý dựa theo bài toán </w:t>
        </w:r>
        <w:r w:rsidR="00813798">
          <w:rPr>
            <w:rFonts w:ascii="Cambria Math" w:hAnsi="Cambria Math" w:cs="Cambria Math"/>
          </w:rPr>
          <w:t>top-K</w:t>
        </w:r>
      </w:ins>
    </w:p>
    <w:p w:rsidR="006872D9" w:rsidDel="00C3534A" w:rsidRDefault="006872D9">
      <w:pPr>
        <w:pStyle w:val="ListParagraph"/>
        <w:numPr>
          <w:ilvl w:val="2"/>
          <w:numId w:val="2"/>
        </w:numPr>
        <w:ind w:left="993" w:hanging="284"/>
        <w:contextualSpacing w:val="0"/>
        <w:rPr>
          <w:del w:id="371" w:author="Trần Vân Anh" w:date="2023-11-13T15:43:00Z"/>
        </w:rPr>
        <w:pPrChange w:id="372" w:author="Trần Vân Anh" w:date="2023-11-13T16:00:00Z">
          <w:pPr>
            <w:pStyle w:val="ListParagraph"/>
            <w:numPr>
              <w:ilvl w:val="1"/>
              <w:numId w:val="2"/>
            </w:numPr>
            <w:ind w:left="567" w:hanging="283"/>
          </w:pPr>
        </w:pPrChange>
      </w:pPr>
    </w:p>
    <w:p w:rsidR="005D6E23" w:rsidRDefault="005D6E23" w:rsidP="00116ED9">
      <w:pPr>
        <w:pStyle w:val="ListParagraph"/>
        <w:numPr>
          <w:ilvl w:val="1"/>
          <w:numId w:val="2"/>
        </w:numPr>
        <w:ind w:left="567" w:hanging="284"/>
        <w:contextualSpacing w:val="0"/>
        <w:rPr>
          <w:ins w:id="373" w:author="Trần Vân Anh" w:date="2023-11-13T16:22:00Z"/>
        </w:rPr>
      </w:pPr>
      <w:r>
        <w:t>Ý nghĩa lý luận và thực tiễn</w:t>
      </w:r>
    </w:p>
    <w:p w:rsidR="00B75A6D" w:rsidRDefault="00B75A6D">
      <w:pPr>
        <w:pStyle w:val="ListParagraph"/>
        <w:numPr>
          <w:ilvl w:val="2"/>
          <w:numId w:val="2"/>
        </w:numPr>
        <w:ind w:left="851" w:hanging="284"/>
        <w:rPr>
          <w:ins w:id="374" w:author="Trần Vân Anh" w:date="2023-11-13T16:27:00Z"/>
        </w:rPr>
        <w:pPrChange w:id="375" w:author="Trần Vân Anh" w:date="2023-11-13T16:27:00Z">
          <w:pPr>
            <w:pStyle w:val="ListParagraph"/>
            <w:numPr>
              <w:ilvl w:val="2"/>
              <w:numId w:val="2"/>
            </w:numPr>
            <w:ind w:left="851" w:hanging="360"/>
          </w:pPr>
        </w:pPrChange>
      </w:pPr>
      <w:ins w:id="376" w:author="Trần Vân Anh" w:date="2023-11-13T16:27:00Z">
        <w:r>
          <w:t>Ý nghĩa lý luận</w:t>
        </w:r>
      </w:ins>
    </w:p>
    <w:p w:rsidR="008E470C" w:rsidRPr="009F0B24" w:rsidRDefault="009F0B24">
      <w:pPr>
        <w:pStyle w:val="ListParagraph"/>
        <w:numPr>
          <w:ilvl w:val="3"/>
          <w:numId w:val="22"/>
        </w:numPr>
        <w:spacing w:before="0"/>
        <w:ind w:left="1135" w:hanging="284"/>
        <w:rPr>
          <w:ins w:id="377" w:author="Trần Vân Anh" w:date="2023-11-13T16:22:00Z"/>
        </w:rPr>
        <w:pPrChange w:id="378" w:author="Trần Vân Anh" w:date="2023-11-13T16:28:00Z">
          <w:pPr>
            <w:pStyle w:val="ListParagraph"/>
            <w:numPr>
              <w:ilvl w:val="2"/>
              <w:numId w:val="2"/>
            </w:numPr>
            <w:ind w:left="851" w:hanging="360"/>
          </w:pPr>
        </w:pPrChange>
      </w:pPr>
      <w:ins w:id="379" w:author="Trần Vân Anh" w:date="2023-11-13T16:26:00Z">
        <w:r w:rsidRPr="009F0B24">
          <w:t>X</w:t>
        </w:r>
        <w:r w:rsidRPr="009F0B24">
          <w:rPr>
            <w:bCs/>
            <w:rPrChange w:id="380" w:author="Trần Vân Anh" w:date="2023-11-13T16:26:00Z">
              <w:rPr>
                <w:b/>
                <w:bCs/>
              </w:rPr>
            </w:rPrChange>
          </w:rPr>
          <w:t xml:space="preserve">ây </w:t>
        </w:r>
      </w:ins>
      <w:ins w:id="381" w:author="Trần Vân Anh" w:date="2023-11-13T16:36:00Z">
        <w:r w:rsidR="00D57B83">
          <w:rPr>
            <w:bCs/>
          </w:rPr>
          <w:t>dựng mô hình dự đoán hành vi người dùng</w:t>
        </w:r>
      </w:ins>
      <w:ins w:id="382" w:author="Trần Vân Anh" w:date="2023-11-13T16:47:00Z">
        <w:r w:rsidR="000623D8">
          <w:rPr>
            <w:bCs/>
          </w:rPr>
          <w:t xml:space="preserve">: Cung cấp </w:t>
        </w:r>
        <w:r w:rsidR="000623D8" w:rsidRPr="000623D8">
          <w:rPr>
            <w:bCs/>
          </w:rPr>
          <w:t>quy luật v</w:t>
        </w:r>
        <w:r w:rsidR="00325E19">
          <w:rPr>
            <w:bCs/>
          </w:rPr>
          <w:t>ề</w:t>
        </w:r>
        <w:r w:rsidR="000623D8" w:rsidRPr="000623D8">
          <w:rPr>
            <w:bCs/>
          </w:rPr>
          <w:t xml:space="preserve"> mối quan hệ trong hành vi mua sắm trực tuyến </w:t>
        </w:r>
        <w:r w:rsidR="00325E19">
          <w:rPr>
            <w:bCs/>
          </w:rPr>
          <w:t xml:space="preserve">và </w:t>
        </w:r>
        <w:r w:rsidR="000623D8" w:rsidRPr="000623D8">
          <w:rPr>
            <w:bCs/>
          </w:rPr>
          <w:t>quyết định mua hàng của người tiêu dùng</w:t>
        </w:r>
      </w:ins>
    </w:p>
    <w:p w:rsidR="008E470C" w:rsidRDefault="009F0B24">
      <w:pPr>
        <w:pStyle w:val="ListParagraph"/>
        <w:numPr>
          <w:ilvl w:val="3"/>
          <w:numId w:val="22"/>
        </w:numPr>
        <w:spacing w:before="0"/>
        <w:ind w:left="1135" w:hanging="284"/>
        <w:rPr>
          <w:ins w:id="383" w:author="Trần Vân Anh" w:date="2023-11-13T16:26:00Z"/>
        </w:rPr>
        <w:pPrChange w:id="384" w:author="Trần Vân Anh" w:date="2023-11-13T16:28:00Z">
          <w:pPr>
            <w:pStyle w:val="ListParagraph"/>
            <w:numPr>
              <w:ilvl w:val="2"/>
              <w:numId w:val="2"/>
            </w:numPr>
            <w:ind w:left="851" w:hanging="360"/>
          </w:pPr>
        </w:pPrChange>
      </w:pPr>
      <w:ins w:id="385" w:author="Trần Vân Anh" w:date="2023-11-13T16:26:00Z">
        <w:r>
          <w:t>Mô hình mạng học sâu</w:t>
        </w:r>
      </w:ins>
      <w:ins w:id="386" w:author="Trần Vân Anh" w:date="2023-11-13T16:47:00Z">
        <w:r w:rsidR="00325E19">
          <w:t>: G</w:t>
        </w:r>
        <w:r w:rsidR="00325E19" w:rsidRPr="00325E19">
          <w:t>iúp mô hình dự báo trở nên mạnh mẽ và linh hoạt hơn</w:t>
        </w:r>
      </w:ins>
    </w:p>
    <w:p w:rsidR="009F0B24" w:rsidRDefault="009F0B24">
      <w:pPr>
        <w:pStyle w:val="ListParagraph"/>
        <w:numPr>
          <w:ilvl w:val="3"/>
          <w:numId w:val="22"/>
        </w:numPr>
        <w:spacing w:before="0"/>
        <w:ind w:left="1135" w:hanging="284"/>
        <w:rPr>
          <w:ins w:id="387" w:author="Trần Vân Anh" w:date="2023-11-13T16:27:00Z"/>
        </w:rPr>
        <w:pPrChange w:id="388" w:author="Trần Vân Anh" w:date="2023-11-13T16:28:00Z">
          <w:pPr>
            <w:pStyle w:val="ListParagraph"/>
            <w:numPr>
              <w:ilvl w:val="2"/>
              <w:numId w:val="2"/>
            </w:numPr>
            <w:ind w:left="851" w:hanging="360"/>
          </w:pPr>
        </w:pPrChange>
      </w:pPr>
      <w:ins w:id="389" w:author="Trần Vân Anh" w:date="2023-11-13T16:26:00Z">
        <w:r>
          <w:t>Đồ thị và mối quan hệ trong dữ liệu</w:t>
        </w:r>
      </w:ins>
      <w:ins w:id="390" w:author="Trần Vân Anh" w:date="2023-11-13T16:48:00Z">
        <w:r w:rsidR="00325E19">
          <w:t xml:space="preserve">: </w:t>
        </w:r>
        <w:r w:rsidR="00325E19" w:rsidRPr="00325E19">
          <w:t>mang lại thông tin quan trọng về cách người tiêu dùng liên kết và chọn lựa sản phẩm trong các phiên làm việc</w:t>
        </w:r>
        <w:r w:rsidR="00325E19">
          <w:t>.</w:t>
        </w:r>
      </w:ins>
    </w:p>
    <w:p w:rsidR="00B75A6D" w:rsidRDefault="00B75A6D">
      <w:pPr>
        <w:pStyle w:val="ListParagraph"/>
        <w:numPr>
          <w:ilvl w:val="2"/>
          <w:numId w:val="2"/>
        </w:numPr>
        <w:ind w:left="851" w:hanging="284"/>
        <w:contextualSpacing w:val="0"/>
        <w:rPr>
          <w:ins w:id="391" w:author="Trần Vân Anh" w:date="2023-11-13T16:26:00Z"/>
        </w:rPr>
        <w:pPrChange w:id="392" w:author="Trần Vân Anh" w:date="2023-11-13T16:28:00Z">
          <w:pPr>
            <w:pStyle w:val="ListParagraph"/>
            <w:numPr>
              <w:ilvl w:val="2"/>
              <w:numId w:val="2"/>
            </w:numPr>
            <w:ind w:left="851" w:hanging="360"/>
          </w:pPr>
        </w:pPrChange>
      </w:pPr>
      <w:ins w:id="393" w:author="Trần Vân Anh" w:date="2023-11-13T16:27:00Z">
        <w:r>
          <w:t>Ý nghĩa thực tiễn</w:t>
        </w:r>
      </w:ins>
    </w:p>
    <w:p w:rsidR="00B75A6D" w:rsidRDefault="009F0B24" w:rsidP="00B75A6D">
      <w:pPr>
        <w:pStyle w:val="ListParagraph"/>
        <w:numPr>
          <w:ilvl w:val="3"/>
          <w:numId w:val="21"/>
        </w:numPr>
        <w:ind w:left="1134" w:hanging="283"/>
        <w:rPr>
          <w:ins w:id="394" w:author="Trần Vân Anh" w:date="2023-11-13T16:27:00Z"/>
        </w:rPr>
      </w:pPr>
      <w:ins w:id="395" w:author="Trần Vân Anh" w:date="2023-11-13T16:26:00Z">
        <w:r>
          <w:t>Tối ưu hóa trải nghiệm người dùng</w:t>
        </w:r>
      </w:ins>
      <w:ins w:id="396" w:author="Trần Vân Anh" w:date="2023-11-13T16:48:00Z">
        <w:r w:rsidR="00325E19">
          <w:t xml:space="preserve">: </w:t>
        </w:r>
        <w:r w:rsidR="00325E19" w:rsidRPr="00325E19">
          <w:t xml:space="preserve">Hệ gợi ý Top-K </w:t>
        </w:r>
        <w:r w:rsidR="00650E1F">
          <w:t>giúp người dùng</w:t>
        </w:r>
        <w:r w:rsidR="00325E19" w:rsidRPr="00325E19">
          <w:t xml:space="preserve"> dễ dàng </w:t>
        </w:r>
        <w:r w:rsidR="00650E1F">
          <w:t>lựa ch</w:t>
        </w:r>
      </w:ins>
      <w:ins w:id="397" w:author="Trần Vân Anh" w:date="2023-11-13T16:49:00Z">
        <w:r w:rsidR="00650E1F">
          <w:t xml:space="preserve">ọn </w:t>
        </w:r>
      </w:ins>
      <w:ins w:id="398" w:author="Trần Vân Anh" w:date="2023-11-13T16:48:00Z">
        <w:r w:rsidR="00325E19" w:rsidRPr="00325E19">
          <w:t>sản phẩm phù hợp</w:t>
        </w:r>
      </w:ins>
    </w:p>
    <w:p w:rsidR="00B75A6D" w:rsidRDefault="003C0533" w:rsidP="00B75A6D">
      <w:pPr>
        <w:pStyle w:val="ListParagraph"/>
        <w:numPr>
          <w:ilvl w:val="3"/>
          <w:numId w:val="21"/>
        </w:numPr>
        <w:ind w:left="1134" w:hanging="283"/>
        <w:rPr>
          <w:ins w:id="399" w:author="Trần Vân Anh" w:date="2023-11-13T16:28:00Z"/>
        </w:rPr>
      </w:pPr>
      <w:ins w:id="400" w:author="Trần Vân Anh" w:date="2023-11-13T16:35:00Z">
        <w:r>
          <w:t>T</w:t>
        </w:r>
        <w:r w:rsidRPr="003C0533">
          <w:t>ăng cường hiệu suất kinh doanh và sự hài lòng của khách hàng</w:t>
        </w:r>
        <w:r>
          <w:t>.</w:t>
        </w:r>
      </w:ins>
    </w:p>
    <w:p w:rsidR="009F0B24" w:rsidRDefault="009F0B24">
      <w:pPr>
        <w:pStyle w:val="ListParagraph"/>
        <w:numPr>
          <w:ilvl w:val="3"/>
          <w:numId w:val="21"/>
        </w:numPr>
        <w:ind w:left="1134" w:hanging="283"/>
        <w:pPrChange w:id="401" w:author="Trần Vân Anh" w:date="2023-11-13T16:28:00Z">
          <w:pPr>
            <w:pStyle w:val="ListParagraph"/>
            <w:numPr>
              <w:ilvl w:val="1"/>
              <w:numId w:val="2"/>
            </w:numPr>
            <w:ind w:left="567" w:hanging="283"/>
          </w:pPr>
        </w:pPrChange>
      </w:pPr>
      <w:ins w:id="402" w:author="Trần Vân Anh" w:date="2023-11-13T16:26:00Z">
        <w:r>
          <w:t>Nghiên cứu trong l</w:t>
        </w:r>
      </w:ins>
      <w:ins w:id="403" w:author="Trần Vân Anh" w:date="2023-11-13T16:27:00Z">
        <w:r>
          <w:t>ĩnh vực</w:t>
        </w:r>
      </w:ins>
      <w:ins w:id="404" w:author="Trần Vân Anh" w:date="2023-11-13T16:35:00Z">
        <w:r w:rsidR="003C0533" w:rsidRPr="003C0533">
          <w:t xml:space="preserve"> Recommendation Systems (RecSys)</w:t>
        </w:r>
      </w:ins>
      <w:ins w:id="405" w:author="Trần Vân Anh" w:date="2023-11-13T16:49:00Z">
        <w:r w:rsidR="00650E1F">
          <w:t xml:space="preserve">: </w:t>
        </w:r>
        <w:r w:rsidR="00650E1F" w:rsidRPr="00650E1F">
          <w:t>cung cấp cơ sở lý luận và thực nghiệm cho các nghiên cứu tương lai trong lĩnh vực này</w:t>
        </w:r>
        <w:r w:rsidR="00650E1F">
          <w:t>.</w:t>
        </w:r>
      </w:ins>
    </w:p>
    <w:p w:rsidR="00702688" w:rsidRDefault="005D6E23">
      <w:pPr>
        <w:pStyle w:val="ListParagraph"/>
        <w:numPr>
          <w:ilvl w:val="0"/>
          <w:numId w:val="2"/>
        </w:numPr>
        <w:ind w:left="284" w:hanging="284"/>
        <w:contextualSpacing w:val="0"/>
        <w:rPr>
          <w:ins w:id="406" w:author="Trần Vân Anh" w:date="2023-11-13T21:10:00Z"/>
        </w:rPr>
      </w:pPr>
      <w:r>
        <w:t>Chương 1: Cơ sở lý luận nghiên cứu của đề tài</w:t>
      </w:r>
    </w:p>
    <w:p w:rsidR="00107E87" w:rsidRDefault="00107E87">
      <w:pPr>
        <w:pStyle w:val="ListParagraph"/>
        <w:numPr>
          <w:ilvl w:val="1"/>
          <w:numId w:val="2"/>
        </w:numPr>
        <w:spacing w:before="0"/>
        <w:ind w:left="851" w:hanging="284"/>
        <w:contextualSpacing w:val="0"/>
        <w:rPr>
          <w:ins w:id="407" w:author="Trần Vân Anh" w:date="2023-11-13T17:46:00Z"/>
        </w:rPr>
        <w:pPrChange w:id="408" w:author="Trần Vân Anh" w:date="2023-11-13T17:49:00Z">
          <w:pPr>
            <w:pStyle w:val="ListParagraph"/>
            <w:numPr>
              <w:ilvl w:val="1"/>
              <w:numId w:val="2"/>
            </w:numPr>
            <w:ind w:left="851" w:hanging="283"/>
            <w:contextualSpacing w:val="0"/>
          </w:pPr>
        </w:pPrChange>
      </w:pPr>
      <w:ins w:id="409" w:author="Trần Vân Anh" w:date="2023-11-13T17:46:00Z">
        <w:r>
          <w:t xml:space="preserve">Các lý thuyết liên quan: </w:t>
        </w:r>
      </w:ins>
    </w:p>
    <w:p w:rsidR="00107E87" w:rsidRPr="00107E87" w:rsidRDefault="00107E87" w:rsidP="00107E87">
      <w:pPr>
        <w:pStyle w:val="ListParagraph"/>
        <w:numPr>
          <w:ilvl w:val="0"/>
          <w:numId w:val="23"/>
        </w:numPr>
        <w:ind w:left="1418" w:hanging="284"/>
        <w:rPr>
          <w:ins w:id="410" w:author="Trần Vân Anh" w:date="2023-11-13T17:46:00Z"/>
        </w:rPr>
      </w:pPr>
      <w:ins w:id="411" w:author="Trần Vân Anh" w:date="2023-11-13T17:46:00Z">
        <w:r w:rsidRPr="00107E87">
          <w:t>Mô hình Session-based Recommendation (SR)</w:t>
        </w:r>
      </w:ins>
    </w:p>
    <w:p w:rsidR="00107E87" w:rsidRDefault="00856072">
      <w:pPr>
        <w:pStyle w:val="ListParagraph"/>
        <w:numPr>
          <w:ilvl w:val="0"/>
          <w:numId w:val="23"/>
        </w:numPr>
        <w:ind w:left="1418" w:hanging="284"/>
        <w:rPr>
          <w:ins w:id="412" w:author="Trần Vân Anh" w:date="2023-11-13T17:46:00Z"/>
        </w:rPr>
        <w:pPrChange w:id="413" w:author="Trần Vân Anh" w:date="2023-11-13T17:46:00Z">
          <w:pPr>
            <w:pStyle w:val="ListParagraph"/>
            <w:numPr>
              <w:numId w:val="23"/>
            </w:numPr>
            <w:ind w:left="1418" w:hanging="360"/>
          </w:pPr>
        </w:pPrChange>
      </w:pPr>
      <w:ins w:id="414" w:author="Trần Vân Anh" w:date="2023-11-13T21:10:00Z">
        <w:r>
          <w:t>Mô hình</w:t>
        </w:r>
      </w:ins>
      <w:ins w:id="415" w:author="Trần Vân Anh" w:date="2023-11-13T17:46:00Z">
        <w:r w:rsidR="00107E87">
          <w:t xml:space="preserve"> </w:t>
        </w:r>
      </w:ins>
      <w:ins w:id="416" w:author="Trần Vân Anh" w:date="2023-11-13T21:10:00Z">
        <w:r>
          <w:t>m</w:t>
        </w:r>
      </w:ins>
      <w:ins w:id="417" w:author="Trần Vân Anh" w:date="2023-11-13T17:46:00Z">
        <w:r w:rsidR="00107E87" w:rsidRPr="00107E87">
          <w:t>ạng học sâu đồ thị (Graph Neural Network)</w:t>
        </w:r>
      </w:ins>
    </w:p>
    <w:p w:rsidR="00107E87" w:rsidRDefault="00107E87" w:rsidP="00107E87">
      <w:pPr>
        <w:pStyle w:val="ListParagraph"/>
        <w:numPr>
          <w:ilvl w:val="1"/>
          <w:numId w:val="2"/>
        </w:numPr>
        <w:ind w:left="851" w:hanging="283"/>
        <w:contextualSpacing w:val="0"/>
        <w:rPr>
          <w:ins w:id="418" w:author="Trần Vân Anh" w:date="2023-11-13T17:46:00Z"/>
        </w:rPr>
      </w:pPr>
      <w:ins w:id="419" w:author="Trần Vân Anh" w:date="2023-11-13T17:46:00Z">
        <w:r>
          <w:t>Các</w:t>
        </w:r>
      </w:ins>
      <w:ins w:id="420" w:author="Trần Vân Anh" w:date="2023-11-13T17:47:00Z">
        <w:r>
          <w:t xml:space="preserve"> khái niệm </w:t>
        </w:r>
      </w:ins>
      <w:ins w:id="421" w:author="Trần Vân Anh" w:date="2023-11-13T21:10:00Z">
        <w:r w:rsidR="00856072">
          <w:t>liên quan đến</w:t>
        </w:r>
      </w:ins>
      <w:ins w:id="422" w:author="Trần Vân Anh" w:date="2023-11-13T17:47:00Z">
        <w:r>
          <w:t xml:space="preserve"> đề tài nghiên cứu</w:t>
        </w:r>
      </w:ins>
      <w:ins w:id="423" w:author="Trần Vân Anh" w:date="2023-11-13T17:46:00Z">
        <w:r>
          <w:t xml:space="preserve">: </w:t>
        </w:r>
      </w:ins>
    </w:p>
    <w:p w:rsidR="0007674A" w:rsidRDefault="0007674A" w:rsidP="0007674A">
      <w:pPr>
        <w:pStyle w:val="ListParagraph"/>
        <w:numPr>
          <w:ilvl w:val="0"/>
          <w:numId w:val="23"/>
        </w:numPr>
        <w:ind w:left="1418" w:hanging="284"/>
        <w:rPr>
          <w:ins w:id="424" w:author="Trần Vân Anh" w:date="2023-11-13T17:47:00Z"/>
        </w:rPr>
      </w:pPr>
      <w:ins w:id="425" w:author="Trần Vân Anh" w:date="2023-11-13T17:47:00Z">
        <w:r>
          <w:t>Đồ thị (graph)</w:t>
        </w:r>
      </w:ins>
    </w:p>
    <w:p w:rsidR="0007674A" w:rsidRDefault="0007674A" w:rsidP="0007674A">
      <w:pPr>
        <w:pStyle w:val="ListParagraph"/>
        <w:numPr>
          <w:ilvl w:val="0"/>
          <w:numId w:val="23"/>
        </w:numPr>
        <w:ind w:left="1418" w:hanging="284"/>
        <w:rPr>
          <w:ins w:id="426" w:author="Trần Vân Anh" w:date="2023-11-13T21:11:00Z"/>
        </w:rPr>
      </w:pPr>
      <w:ins w:id="427" w:author="Trần Vân Anh" w:date="2023-11-13T17:47:00Z">
        <w:r>
          <w:t>Phiên làm việc (session)</w:t>
        </w:r>
      </w:ins>
    </w:p>
    <w:p w:rsidR="005B7546" w:rsidRDefault="005B7546" w:rsidP="0007674A">
      <w:pPr>
        <w:pStyle w:val="ListParagraph"/>
        <w:numPr>
          <w:ilvl w:val="0"/>
          <w:numId w:val="23"/>
        </w:numPr>
        <w:ind w:left="1418" w:hanging="284"/>
        <w:rPr>
          <w:ins w:id="428" w:author="Trần Vân Anh" w:date="2023-11-13T21:11:00Z"/>
        </w:rPr>
      </w:pPr>
      <w:ins w:id="429" w:author="Trần Vân Anh" w:date="2023-11-13T21:11:00Z">
        <w:r>
          <w:t>Mô hình mạng (neural network)</w:t>
        </w:r>
      </w:ins>
    </w:p>
    <w:p w:rsidR="005B7546" w:rsidRDefault="005B7546" w:rsidP="0007674A">
      <w:pPr>
        <w:pStyle w:val="ListParagraph"/>
        <w:numPr>
          <w:ilvl w:val="0"/>
          <w:numId w:val="23"/>
        </w:numPr>
        <w:ind w:left="1418" w:hanging="284"/>
        <w:rPr>
          <w:ins w:id="430" w:author="Trần Vân Anh" w:date="2023-11-13T17:47:00Z"/>
        </w:rPr>
      </w:pPr>
      <w:ins w:id="431" w:author="Trần Vân Anh" w:date="2023-11-13T21:11:00Z">
        <w:r>
          <w:t>Hệ gợi ý (recommendation system)</w:t>
        </w:r>
      </w:ins>
    </w:p>
    <w:p w:rsidR="009C4ECF" w:rsidDel="00702688" w:rsidRDefault="009C4ECF">
      <w:pPr>
        <w:ind w:left="0" w:firstLine="0"/>
        <w:rPr>
          <w:del w:id="432" w:author="Trần Vân Anh" w:date="2023-11-13T16:50:00Z"/>
        </w:rPr>
        <w:pPrChange w:id="433" w:author="Trần Vân Anh" w:date="2023-11-13T16:50:00Z">
          <w:pPr>
            <w:pStyle w:val="ListParagraph"/>
            <w:numPr>
              <w:numId w:val="2"/>
            </w:numPr>
            <w:ind w:left="284" w:hanging="283"/>
          </w:pPr>
        </w:pPrChange>
      </w:pPr>
    </w:p>
    <w:p w:rsidR="005D6E23" w:rsidRDefault="005D6E23">
      <w:pPr>
        <w:pStyle w:val="ListParagraph"/>
        <w:numPr>
          <w:ilvl w:val="0"/>
          <w:numId w:val="2"/>
        </w:numPr>
        <w:ind w:left="284" w:hanging="284"/>
        <w:contextualSpacing w:val="0"/>
        <w:rPr>
          <w:ins w:id="434" w:author="Trần Vân Anh" w:date="2023-11-13T17:35:00Z"/>
        </w:rPr>
      </w:pPr>
      <w:r>
        <w:t>Chương 2: Cơ sở thực tiễn nghiên cứu của đề tài</w:t>
      </w:r>
    </w:p>
    <w:p w:rsidR="00971867" w:rsidRDefault="004F1E2D">
      <w:pPr>
        <w:pStyle w:val="ListParagraph"/>
        <w:numPr>
          <w:ilvl w:val="1"/>
          <w:numId w:val="2"/>
        </w:numPr>
        <w:spacing w:before="0"/>
        <w:ind w:left="851" w:hanging="284"/>
        <w:contextualSpacing w:val="0"/>
        <w:rPr>
          <w:ins w:id="435" w:author="Trần Vân Anh" w:date="2023-11-13T17:41:00Z"/>
        </w:rPr>
        <w:pPrChange w:id="436" w:author="Trần Vân Anh" w:date="2023-11-13T17:48:00Z">
          <w:pPr>
            <w:pStyle w:val="ListParagraph"/>
            <w:numPr>
              <w:ilvl w:val="1"/>
              <w:numId w:val="2"/>
            </w:numPr>
            <w:ind w:left="1440" w:hanging="360"/>
            <w:contextualSpacing w:val="0"/>
          </w:pPr>
        </w:pPrChange>
      </w:pPr>
      <w:ins w:id="437" w:author="Trần Vân Anh" w:date="2023-11-13T17:37:00Z">
        <w:r>
          <w:t>Nguồn dữ liệu</w:t>
        </w:r>
      </w:ins>
      <w:ins w:id="438" w:author="Trần Vân Anh" w:date="2023-11-13T17:41:00Z">
        <w:r w:rsidR="00573DAD">
          <w:t xml:space="preserve">(Dataset): </w:t>
        </w:r>
      </w:ins>
    </w:p>
    <w:p w:rsidR="00573DAD" w:rsidRDefault="00573DAD">
      <w:pPr>
        <w:pStyle w:val="ListParagraph"/>
        <w:numPr>
          <w:ilvl w:val="0"/>
          <w:numId w:val="24"/>
        </w:numPr>
        <w:ind w:hanging="306"/>
        <w:rPr>
          <w:ins w:id="439" w:author="Trần Vân Anh" w:date="2023-11-13T22:02:00Z"/>
        </w:rPr>
      </w:pPr>
      <w:ins w:id="440" w:author="Trần Vân Anh" w:date="2023-11-13T17:41:00Z">
        <w:r>
          <w:t>Nghiên cứu sử dụng bộ dữ liệu cung cấp bởi YOOCHOOSE GmbH</w:t>
        </w:r>
      </w:ins>
    </w:p>
    <w:p w:rsidR="00A521AC" w:rsidRDefault="00A521AC">
      <w:pPr>
        <w:pStyle w:val="ListParagraph"/>
        <w:numPr>
          <w:ilvl w:val="0"/>
          <w:numId w:val="24"/>
        </w:numPr>
        <w:ind w:hanging="306"/>
        <w:rPr>
          <w:ins w:id="441" w:author="Trần Vân Anh" w:date="2023-11-13T17:41:00Z"/>
        </w:rPr>
        <w:pPrChange w:id="442" w:author="Trần Vân Anh" w:date="2023-11-13T17:44:00Z">
          <w:pPr>
            <w:pStyle w:val="ListParagraph"/>
            <w:numPr>
              <w:ilvl w:val="2"/>
              <w:numId w:val="2"/>
            </w:numPr>
            <w:ind w:left="2160" w:hanging="360"/>
            <w:contextualSpacing w:val="0"/>
          </w:pPr>
        </w:pPrChange>
      </w:pPr>
      <w:ins w:id="443" w:author="Trần Vân Anh" w:date="2023-11-13T22:02:00Z">
        <w:r>
          <w:t>Vì lý do quyền riêng tư, toàn bộ thông tin về người sử dụng đã được ẩn đi khỏi bộ dữ liệu.</w:t>
        </w:r>
      </w:ins>
    </w:p>
    <w:p w:rsidR="00573DAD" w:rsidRDefault="00573DAD">
      <w:pPr>
        <w:pStyle w:val="ListParagraph"/>
        <w:numPr>
          <w:ilvl w:val="0"/>
          <w:numId w:val="23"/>
        </w:numPr>
        <w:ind w:left="1418" w:hanging="284"/>
        <w:rPr>
          <w:ins w:id="444" w:author="Trần Vân Anh" w:date="2023-11-13T17:42:00Z"/>
        </w:rPr>
        <w:pPrChange w:id="445" w:author="Trần Vân Anh" w:date="2023-11-13T17:43:00Z">
          <w:pPr>
            <w:pStyle w:val="ListParagraph"/>
            <w:numPr>
              <w:ilvl w:val="2"/>
              <w:numId w:val="2"/>
            </w:numPr>
            <w:ind w:left="2160" w:hanging="360"/>
            <w:contextualSpacing w:val="0"/>
          </w:pPr>
        </w:pPrChange>
      </w:pPr>
      <w:ins w:id="446" w:author="Trần Vân Anh" w:date="2023-11-13T17:41:00Z">
        <w:r>
          <w:t>Bộ dữ liệu ghi lại tập hợp nhiều phiên làm việc của một trang web thương mại điện tử hoạt động trong lĩnh vực bán lẻ tại châu Âu, bao gồm</w:t>
        </w:r>
      </w:ins>
      <w:ins w:id="447" w:author="Trần Vân Anh" w:date="2023-11-13T17:42:00Z">
        <w:r>
          <w:t xml:space="preserve">: </w:t>
        </w:r>
      </w:ins>
    </w:p>
    <w:p w:rsidR="00573DAD" w:rsidRDefault="00573DAD">
      <w:pPr>
        <w:pStyle w:val="ListParagraph"/>
        <w:numPr>
          <w:ilvl w:val="3"/>
          <w:numId w:val="2"/>
        </w:numPr>
        <w:spacing w:before="0"/>
        <w:ind w:left="1701" w:hanging="284"/>
        <w:contextualSpacing w:val="0"/>
        <w:rPr>
          <w:ins w:id="448" w:author="Trần Vân Anh" w:date="2023-11-13T17:42:00Z"/>
        </w:rPr>
        <w:pPrChange w:id="449" w:author="Trần Vân Anh" w:date="2023-11-13T17:43:00Z">
          <w:pPr>
            <w:pStyle w:val="ListParagraph"/>
            <w:numPr>
              <w:ilvl w:val="3"/>
              <w:numId w:val="2"/>
            </w:numPr>
            <w:ind w:left="2880" w:hanging="360"/>
            <w:contextualSpacing w:val="0"/>
          </w:pPr>
        </w:pPrChange>
      </w:pPr>
      <w:ins w:id="450" w:author="Trần Vân Anh" w:date="2023-11-13T17:42:00Z">
        <w:r>
          <w:t>Dữ liệu nhấp chuột</w:t>
        </w:r>
      </w:ins>
    </w:p>
    <w:p w:rsidR="00573DAD" w:rsidRDefault="00573DAD">
      <w:pPr>
        <w:pStyle w:val="ListParagraph"/>
        <w:numPr>
          <w:ilvl w:val="3"/>
          <w:numId w:val="2"/>
        </w:numPr>
        <w:spacing w:before="0"/>
        <w:ind w:left="1701" w:hanging="284"/>
        <w:contextualSpacing w:val="0"/>
        <w:rPr>
          <w:ins w:id="451" w:author="Trần Vân Anh" w:date="2023-11-13T17:42:00Z"/>
        </w:rPr>
        <w:pPrChange w:id="452" w:author="Trần Vân Anh" w:date="2023-11-13T17:43:00Z">
          <w:pPr>
            <w:pStyle w:val="ListParagraph"/>
            <w:numPr>
              <w:ilvl w:val="3"/>
              <w:numId w:val="2"/>
            </w:numPr>
            <w:ind w:left="2880" w:hanging="360"/>
            <w:contextualSpacing w:val="0"/>
          </w:pPr>
        </w:pPrChange>
      </w:pPr>
      <w:ins w:id="453" w:author="Trần Vân Anh" w:date="2023-11-13T17:42:00Z">
        <w:r>
          <w:t>Dữ liệu nhấp chuột đánh giá</w:t>
        </w:r>
      </w:ins>
    </w:p>
    <w:p w:rsidR="00573DAD" w:rsidRDefault="00573DAD">
      <w:pPr>
        <w:pStyle w:val="ListParagraph"/>
        <w:numPr>
          <w:ilvl w:val="3"/>
          <w:numId w:val="2"/>
        </w:numPr>
        <w:spacing w:before="0"/>
        <w:ind w:left="1701" w:hanging="284"/>
        <w:contextualSpacing w:val="0"/>
        <w:pPrChange w:id="454" w:author="Trần Vân Anh" w:date="2023-11-13T17:43:00Z">
          <w:pPr>
            <w:pStyle w:val="ListParagraph"/>
            <w:numPr>
              <w:numId w:val="2"/>
            </w:numPr>
            <w:ind w:left="284" w:hanging="283"/>
          </w:pPr>
        </w:pPrChange>
      </w:pPr>
      <w:ins w:id="455" w:author="Trần Vân Anh" w:date="2023-11-13T17:42:00Z">
        <w:r>
          <w:t>Dữ liệu mua sắm</w:t>
        </w:r>
      </w:ins>
    </w:p>
    <w:p w:rsidR="00B157FD" w:rsidRDefault="005D6E23">
      <w:pPr>
        <w:pStyle w:val="ListParagraph"/>
        <w:numPr>
          <w:ilvl w:val="0"/>
          <w:numId w:val="2"/>
        </w:numPr>
        <w:ind w:left="284" w:hanging="284"/>
        <w:contextualSpacing w:val="0"/>
        <w:rPr>
          <w:ins w:id="456" w:author="Trần Vân Anh" w:date="2023-11-13T14:46:00Z"/>
        </w:rPr>
        <w:pPrChange w:id="457" w:author="Trần Vân Anh" w:date="2023-11-13T16:00:00Z">
          <w:pPr>
            <w:pStyle w:val="ListParagraph"/>
            <w:numPr>
              <w:numId w:val="2"/>
            </w:numPr>
            <w:ind w:left="284" w:hanging="283"/>
          </w:pPr>
        </w:pPrChange>
      </w:pPr>
      <w:r>
        <w:lastRenderedPageBreak/>
        <w:t>Chương 3: Đánh giá và kết luận</w:t>
      </w:r>
    </w:p>
    <w:p w:rsidR="00C3534A" w:rsidRDefault="00EB73EA">
      <w:pPr>
        <w:pStyle w:val="ListParagraph"/>
        <w:numPr>
          <w:ilvl w:val="1"/>
          <w:numId w:val="2"/>
        </w:numPr>
        <w:spacing w:before="0"/>
        <w:ind w:left="568" w:hanging="284"/>
        <w:contextualSpacing w:val="0"/>
        <w:rPr>
          <w:ins w:id="458" w:author="Trần Vân Anh" w:date="2023-11-13T15:43:00Z"/>
        </w:rPr>
        <w:pPrChange w:id="459" w:author="Trần Vân Anh" w:date="2023-11-13T16:50:00Z">
          <w:pPr>
            <w:pStyle w:val="ListParagraph"/>
            <w:numPr>
              <w:ilvl w:val="1"/>
              <w:numId w:val="2"/>
            </w:numPr>
            <w:ind w:left="1440" w:hanging="360"/>
          </w:pPr>
        </w:pPrChange>
      </w:pPr>
      <w:ins w:id="460" w:author="Trần Vân Anh" w:date="2023-11-13T14:51:00Z">
        <w:r>
          <w:t>So sánh với các nghiên cứu trước đây</w:t>
        </w:r>
      </w:ins>
    </w:p>
    <w:p w:rsidR="0016766D" w:rsidRDefault="0016766D" w:rsidP="0016766D">
      <w:pPr>
        <w:pStyle w:val="ListParagraph"/>
        <w:numPr>
          <w:ilvl w:val="2"/>
          <w:numId w:val="2"/>
        </w:numPr>
        <w:ind w:left="993" w:hanging="284"/>
        <w:rPr>
          <w:ins w:id="461" w:author="Trần Vân Anh" w:date="2023-11-13T15:43:00Z"/>
        </w:rPr>
      </w:pPr>
      <w:ins w:id="462" w:author="Trần Vân Anh" w:date="2023-11-13T15:43:00Z">
        <w:r>
          <w:t>Nghiên cứu này sử dụng cả tập dữ liệu huấn luyện và kiểm thử từ bộ dữ liệu gốc. Các nghiên cứu trước đây không sử dụng bộ dữ liệu kiểm thử riêng biệt của bộ dữ liệu gốc, mà trích ra từ tập dữ liệu huấn luyện</w:t>
        </w:r>
      </w:ins>
    </w:p>
    <w:p w:rsidR="00C3534A" w:rsidRDefault="0016766D">
      <w:pPr>
        <w:pStyle w:val="ListParagraph"/>
        <w:numPr>
          <w:ilvl w:val="2"/>
          <w:numId w:val="2"/>
        </w:numPr>
        <w:ind w:left="993" w:hanging="284"/>
        <w:rPr>
          <w:ins w:id="463" w:author="Trần Vân Anh" w:date="2023-11-13T14:50:00Z"/>
        </w:rPr>
        <w:pPrChange w:id="464" w:author="Trần Vân Anh" w:date="2023-11-13T15:43:00Z">
          <w:pPr>
            <w:pStyle w:val="ListParagraph"/>
            <w:numPr>
              <w:ilvl w:val="1"/>
              <w:numId w:val="2"/>
            </w:numPr>
            <w:ind w:left="1440" w:hanging="360"/>
          </w:pPr>
        </w:pPrChange>
      </w:pPr>
      <w:ins w:id="465" w:author="Trần Vân Anh" w:date="2023-11-13T15:43:00Z">
        <w:r>
          <w:t>Nghiên cứu này đề xuất và xây dựng mô hình có tính mở rộng cao khi hoạt động với đồ thị. Một số nghiên cứu liên quan trình bày không thể chạy được mô hình với bộ dữ liệu đầy đủ, do đó họ phải thực nghiệm với bộ dữ liệu nhỏ hơn.</w:t>
        </w:r>
      </w:ins>
    </w:p>
    <w:p w:rsidR="00AA338F" w:rsidRDefault="00AA338F">
      <w:pPr>
        <w:pStyle w:val="ListParagraph"/>
        <w:numPr>
          <w:ilvl w:val="1"/>
          <w:numId w:val="2"/>
        </w:numPr>
        <w:ind w:left="567" w:hanging="284"/>
        <w:contextualSpacing w:val="0"/>
        <w:rPr>
          <w:ins w:id="466" w:author="Trần Vân Anh" w:date="2023-11-13T14:50:00Z"/>
        </w:rPr>
        <w:pPrChange w:id="467" w:author="Trần Vân Anh" w:date="2023-11-13T16:00:00Z">
          <w:pPr>
            <w:pStyle w:val="ListParagraph"/>
            <w:numPr>
              <w:ilvl w:val="1"/>
              <w:numId w:val="2"/>
            </w:numPr>
            <w:ind w:left="1440" w:hanging="360"/>
          </w:pPr>
        </w:pPrChange>
      </w:pPr>
      <w:ins w:id="468" w:author="Trần Vân Anh" w:date="2023-11-13T14:50:00Z">
        <w:r>
          <w:t>Lợi ích</w:t>
        </w:r>
      </w:ins>
      <w:ins w:id="469" w:author="Trần Vân Anh" w:date="2023-11-13T15:50:00Z">
        <w:r w:rsidR="004F212C">
          <w:t xml:space="preserve">: </w:t>
        </w:r>
        <w:r w:rsidR="005B03BC" w:rsidRPr="005B03BC">
          <w:t>Thực nghiệm cho thấy hướng đề xuất của nghiên cứu này cho kết quả tốt hơn hẳn các nghiên cứu trước đây, đặc biệt là khả năng xử lý đồ thị với số lượng đỉnh rất lớn và có khả năng mở rộng hơn nữa, đây chính là điểm hạn chế của các nghiên cứu trước đây</w:t>
        </w:r>
      </w:ins>
      <w:ins w:id="470" w:author="Trần Vân Anh" w:date="2023-11-13T15:51:00Z">
        <w:r w:rsidR="00311E12">
          <w:t>.</w:t>
        </w:r>
      </w:ins>
    </w:p>
    <w:p w:rsidR="00AA338F" w:rsidRDefault="00EB73EA">
      <w:pPr>
        <w:pStyle w:val="ListParagraph"/>
        <w:numPr>
          <w:ilvl w:val="1"/>
          <w:numId w:val="2"/>
        </w:numPr>
        <w:ind w:left="567" w:hanging="284"/>
        <w:contextualSpacing w:val="0"/>
        <w:pPrChange w:id="471" w:author="Trần Vân Anh" w:date="2023-11-13T16:00:00Z">
          <w:pPr>
            <w:pStyle w:val="ListParagraph"/>
            <w:numPr>
              <w:numId w:val="2"/>
            </w:numPr>
            <w:ind w:left="284" w:hanging="283"/>
          </w:pPr>
        </w:pPrChange>
      </w:pPr>
      <w:ins w:id="472" w:author="Trần Vân Anh" w:date="2023-11-13T14:50:00Z">
        <w:r>
          <w:t>Hướng phát triển:</w:t>
        </w:r>
      </w:ins>
      <w:ins w:id="473" w:author="Trần Vân Anh" w:date="2023-11-13T14:59:00Z">
        <w:r w:rsidR="00E42729">
          <w:t xml:space="preserve"> </w:t>
        </w:r>
      </w:ins>
      <w:ins w:id="474" w:author="Trần Vân Anh" w:date="2023-11-13T15:50:00Z">
        <w:r w:rsidR="004F212C" w:rsidRPr="004F212C">
          <w:t>Hướng mở rộng của nghiên cứu này là tiếp tục sử dụng một số kỹ thuật biến đổi đồ thị (ví dụ phép nhúng đồ thị) sao cho mô hình GNN hoạt động hiệu quả hơn, hoặc phương án thiết kế tối ưu lớp sâu của mô hình GNN để nó có thể hoạt động hiệu quả hơn với đồ thị sâu K.</w:t>
        </w:r>
      </w:ins>
    </w:p>
    <w:p w:rsidR="00E617A3" w:rsidRDefault="005D6E23">
      <w:pPr>
        <w:pStyle w:val="ListParagraph"/>
        <w:numPr>
          <w:ilvl w:val="0"/>
          <w:numId w:val="2"/>
        </w:numPr>
        <w:spacing w:before="0" w:after="240"/>
        <w:ind w:left="284" w:hanging="284"/>
        <w:contextualSpacing w:val="0"/>
        <w:rPr>
          <w:ins w:id="475" w:author="Trần Vân Anh" w:date="2023-11-13T16:30:00Z"/>
        </w:rPr>
        <w:pPrChange w:id="476" w:author="Trần Vân Anh" w:date="2023-11-13T19:58:00Z">
          <w:pPr>
            <w:pStyle w:val="ListParagraph"/>
            <w:numPr>
              <w:numId w:val="2"/>
            </w:numPr>
            <w:ind w:left="284" w:hanging="360"/>
            <w:contextualSpacing w:val="0"/>
          </w:pPr>
        </w:pPrChange>
      </w:pPr>
      <w:r w:rsidRPr="005C0D8C">
        <w:t>Phần</w:t>
      </w:r>
      <w:r>
        <w:t xml:space="preserve"> Kết luận: Tài liệu tham khảo và phụ lục</w:t>
      </w:r>
    </w:p>
    <w:p w:rsidR="00CC6606" w:rsidRPr="005C0D8C" w:rsidDel="00AA7CB2" w:rsidRDefault="00CC6606">
      <w:pPr>
        <w:pStyle w:val="Heading1"/>
        <w:rPr>
          <w:del w:id="477" w:author="Trần Vân Anh" w:date="2023-11-13T16:30:00Z"/>
        </w:rPr>
        <w:pPrChange w:id="478" w:author="Trần Vân Anh" w:date="2023-11-13T19:56:00Z">
          <w:pPr>
            <w:pStyle w:val="ListParagraph"/>
            <w:numPr>
              <w:numId w:val="2"/>
            </w:numPr>
            <w:ind w:left="284" w:hanging="283"/>
          </w:pPr>
        </w:pPrChange>
      </w:pPr>
    </w:p>
    <w:p w:rsidR="00872A4A" w:rsidRPr="00E163CC" w:rsidDel="00AA7CB2" w:rsidRDefault="00872A4A">
      <w:pPr>
        <w:pStyle w:val="Heading1"/>
        <w:rPr>
          <w:del w:id="479" w:author="Trần Vân Anh" w:date="2023-11-13T16:30:00Z"/>
        </w:rPr>
        <w:pPrChange w:id="480" w:author="Trần Vân Anh" w:date="2023-11-13T19:56:00Z">
          <w:pPr/>
        </w:pPrChange>
      </w:pPr>
      <w:del w:id="481" w:author="Trần Vân Anh" w:date="2023-11-13T16:30:00Z">
        <w:r w:rsidDel="00AA7CB2">
          <w:br w:type="page"/>
        </w:r>
      </w:del>
    </w:p>
    <w:p w:rsidR="00872A4A" w:rsidRDefault="00872A4A">
      <w:pPr>
        <w:pStyle w:val="Heading1"/>
      </w:pPr>
      <w:bookmarkStart w:id="482" w:name="_Toc150798920"/>
      <w:r w:rsidRPr="00000183">
        <w:rPr>
          <w:rFonts w:eastAsiaTheme="minorHAnsi" w:cstheme="minorBidi"/>
          <w:szCs w:val="22"/>
          <w:u w:val="single"/>
          <w:rPrChange w:id="483" w:author="Trần Vân Anh" w:date="2023-11-13T15:59:00Z">
            <w:rPr/>
          </w:rPrChange>
        </w:rPr>
        <w:t>Câu 2:</w:t>
      </w:r>
      <w:r w:rsidRPr="00D11627">
        <w:t xml:space="preserve"> </w:t>
      </w:r>
      <w:r w:rsidR="00F658F4" w:rsidRPr="00021041">
        <w:rPr>
          <w:b w:val="0"/>
          <w:rPrChange w:id="484" w:author="Trần Vân Anh" w:date="2023-11-13T19:57:00Z">
            <w:rPr/>
          </w:rPrChange>
        </w:rPr>
        <w:t xml:space="preserve">Trình bày cấu trúc của 1 bài báo khoa học. Lấy ví dụ 1 bài báo khoa học trong ngành học của bạn và phân tích để thấy rõ các yêu cầu về cấu trúc đó </w:t>
      </w:r>
      <w:r w:rsidR="00F658F4" w:rsidRPr="00021041">
        <w:rPr>
          <w:b w:val="0"/>
          <w:i/>
          <w:rPrChange w:id="485" w:author="Trần Vân Anh" w:date="2023-11-13T19:57:00Z">
            <w:rPr>
              <w:i/>
            </w:rPr>
          </w:rPrChange>
        </w:rPr>
        <w:t>(lưu ý đính kèm bài báo cùng câu trả lời).</w:t>
      </w:r>
      <w:bookmarkEnd w:id="482"/>
    </w:p>
    <w:p w:rsidR="00872A4A" w:rsidRDefault="00EB5059">
      <w:pPr>
        <w:pStyle w:val="Heading2"/>
      </w:pPr>
      <w:bookmarkStart w:id="486" w:name="_Toc150798921"/>
      <w:r>
        <w:t xml:space="preserve">2.1. </w:t>
      </w:r>
      <w:r w:rsidR="00CB45CB">
        <w:t>C</w:t>
      </w:r>
      <w:r w:rsidR="00CB45CB" w:rsidRPr="00CB45CB">
        <w:t xml:space="preserve">ấu trúc của </w:t>
      </w:r>
      <w:r w:rsidR="00CB45CB">
        <w:t>một</w:t>
      </w:r>
      <w:r w:rsidR="00CB45CB" w:rsidRPr="00CB45CB">
        <w:t xml:space="preserve"> bài báo khoa học</w:t>
      </w:r>
      <w:bookmarkEnd w:id="486"/>
    </w:p>
    <w:p w:rsidR="00AF7DA9" w:rsidRDefault="007650F0">
      <w:pPr>
        <w:pStyle w:val="ListParagraph"/>
        <w:numPr>
          <w:ilvl w:val="0"/>
          <w:numId w:val="18"/>
        </w:numPr>
        <w:spacing w:afterLines="50" w:after="120"/>
        <w:ind w:left="284" w:hanging="284"/>
        <w:pPrChange w:id="487" w:author="Trần Vân Anh" w:date="2023-11-13T15:58:00Z">
          <w:pPr>
            <w:pStyle w:val="ListParagraph"/>
            <w:numPr>
              <w:numId w:val="18"/>
            </w:numPr>
            <w:spacing w:afterLines="50" w:after="120"/>
            <w:ind w:left="284" w:hanging="360"/>
          </w:pPr>
        </w:pPrChange>
      </w:pPr>
      <w:r w:rsidRPr="007650F0">
        <w:t>Tiêu đề (Title)</w:t>
      </w:r>
      <w:r w:rsidR="00EB7667">
        <w:t xml:space="preserve">: </w:t>
      </w:r>
    </w:p>
    <w:p w:rsidR="00AF7DA9" w:rsidRDefault="001B111C">
      <w:pPr>
        <w:pStyle w:val="ListParagraph"/>
        <w:numPr>
          <w:ilvl w:val="1"/>
          <w:numId w:val="18"/>
        </w:numPr>
        <w:ind w:left="568" w:hanging="284"/>
        <w:contextualSpacing w:val="0"/>
        <w:pPrChange w:id="488" w:author="Trần Vân Anh" w:date="2023-11-13T15:58:00Z">
          <w:pPr>
            <w:pStyle w:val="ListParagraph"/>
            <w:numPr>
              <w:ilvl w:val="1"/>
              <w:numId w:val="18"/>
            </w:numPr>
            <w:ind w:left="568" w:hanging="360"/>
            <w:contextualSpacing w:val="0"/>
          </w:pPr>
        </w:pPrChange>
      </w:pPr>
      <w:r>
        <w:t>Phản</w:t>
      </w:r>
      <w:r w:rsidR="00EB7667" w:rsidRPr="00EB7667">
        <w:t xml:space="preserve"> ánh nội dung đề cập trong bài báo</w:t>
      </w:r>
      <w:r w:rsidR="00EB7667">
        <w:t xml:space="preserve">. </w:t>
      </w:r>
    </w:p>
    <w:p w:rsidR="007E3769" w:rsidRDefault="00EB7667">
      <w:pPr>
        <w:pStyle w:val="ListParagraph"/>
        <w:numPr>
          <w:ilvl w:val="1"/>
          <w:numId w:val="18"/>
        </w:numPr>
        <w:spacing w:afterLines="50" w:after="120"/>
        <w:ind w:left="568" w:hanging="284"/>
        <w:pPrChange w:id="489" w:author="Trần Vân Anh" w:date="2023-11-13T15:58:00Z">
          <w:pPr>
            <w:pStyle w:val="ListParagraph"/>
            <w:numPr>
              <w:ilvl w:val="1"/>
              <w:numId w:val="18"/>
            </w:numPr>
            <w:spacing w:afterLines="50" w:after="120"/>
            <w:ind w:left="568" w:hanging="360"/>
          </w:pPr>
        </w:pPrChange>
      </w:pPr>
      <w:r w:rsidRPr="00EB7667">
        <w:t>Dưới tiêu đề bài báo thường là tên tác giả, tập thể tác giả, email, cơ quan công tác, ngày nhận bài báo và ngày chấp nhận đăng bài báo.</w:t>
      </w:r>
    </w:p>
    <w:p w:rsidR="00800478" w:rsidRDefault="00934BBC">
      <w:pPr>
        <w:pStyle w:val="ListParagraph"/>
        <w:numPr>
          <w:ilvl w:val="0"/>
          <w:numId w:val="18"/>
        </w:numPr>
        <w:ind w:left="284" w:hanging="284"/>
        <w:contextualSpacing w:val="0"/>
        <w:pPrChange w:id="490" w:author="Trần Vân Anh" w:date="2023-11-13T15:58:00Z">
          <w:pPr>
            <w:pStyle w:val="ListParagraph"/>
            <w:numPr>
              <w:numId w:val="18"/>
            </w:numPr>
            <w:ind w:left="284" w:hanging="360"/>
          </w:pPr>
        </w:pPrChange>
      </w:pPr>
      <w:r>
        <w:t>T</w:t>
      </w:r>
      <w:r w:rsidR="007650F0" w:rsidRPr="00934BBC">
        <w:t>óm tắt (</w:t>
      </w:r>
      <w:r w:rsidR="007650F0" w:rsidRPr="00AF7DA9">
        <w:t>Abstract)</w:t>
      </w:r>
      <w:r w:rsidR="00AF7DA9" w:rsidRPr="00AF7DA9">
        <w:t xml:space="preserve">: </w:t>
      </w:r>
    </w:p>
    <w:p w:rsidR="00800478" w:rsidRDefault="001B111C">
      <w:pPr>
        <w:pStyle w:val="ListParagraph"/>
        <w:numPr>
          <w:ilvl w:val="1"/>
          <w:numId w:val="18"/>
        </w:numPr>
        <w:ind w:left="567" w:hanging="283"/>
      </w:pPr>
      <w:r>
        <w:t>Thể</w:t>
      </w:r>
      <w:r w:rsidR="00AF7DA9" w:rsidRPr="00AF7DA9">
        <w:t xml:space="preserve"> hiện vấn đề/mục tiêu nghiên cứu, phương pháp nghiên cứu, thời gian, số liệu dùng cho nghiên cứu, kết quả tác giả mới tìm ra, và kết luận. </w:t>
      </w:r>
    </w:p>
    <w:p w:rsidR="00934BBC" w:rsidRPr="00934BBC" w:rsidRDefault="00AF7DA9">
      <w:pPr>
        <w:pStyle w:val="ListParagraph"/>
        <w:numPr>
          <w:ilvl w:val="1"/>
          <w:numId w:val="18"/>
        </w:numPr>
        <w:ind w:left="567" w:hanging="283"/>
      </w:pPr>
      <w:r w:rsidRPr="00AF7DA9">
        <w:t>Dưới tóm tắt là từ khóa (Key words) gồm 3 – 5 từ quan trọng có tần suất lặp lại nhiều.</w:t>
      </w:r>
    </w:p>
    <w:p w:rsidR="007650F0" w:rsidRDefault="00F26793">
      <w:pPr>
        <w:pStyle w:val="ListParagraph"/>
        <w:numPr>
          <w:ilvl w:val="0"/>
          <w:numId w:val="18"/>
        </w:numPr>
        <w:ind w:left="284" w:hanging="284"/>
        <w:contextualSpacing w:val="0"/>
        <w:pPrChange w:id="491" w:author="Trần Vân Anh" w:date="2023-11-13T15:59:00Z">
          <w:pPr>
            <w:pStyle w:val="ListParagraph"/>
            <w:numPr>
              <w:numId w:val="18"/>
            </w:numPr>
            <w:ind w:left="284" w:hanging="360"/>
          </w:pPr>
        </w:pPrChange>
      </w:pPr>
      <w:r>
        <w:t>Giới thiệu/</w:t>
      </w:r>
      <w:r w:rsidR="001E1A09">
        <w:t>Đặt vấn đề</w:t>
      </w:r>
      <w:r w:rsidR="007650F0" w:rsidRPr="007650F0">
        <w:t xml:space="preserve"> (Introduction</w:t>
      </w:r>
      <w:r w:rsidR="00370FDE">
        <w:t>)</w:t>
      </w:r>
      <w:r>
        <w:t xml:space="preserve">: </w:t>
      </w:r>
    </w:p>
    <w:p w:rsidR="004B78B3" w:rsidRDefault="004B78B3">
      <w:pPr>
        <w:pStyle w:val="ListParagraph"/>
        <w:numPr>
          <w:ilvl w:val="1"/>
          <w:numId w:val="18"/>
        </w:numPr>
        <w:spacing w:before="0"/>
        <w:ind w:left="568" w:hanging="284"/>
        <w:pPrChange w:id="492" w:author="Trần Vân Anh" w:date="2023-11-13T16:33:00Z">
          <w:pPr>
            <w:pStyle w:val="ListParagraph"/>
            <w:numPr>
              <w:ilvl w:val="1"/>
              <w:numId w:val="18"/>
            </w:numPr>
            <w:ind w:left="567" w:hanging="283"/>
          </w:pPr>
        </w:pPrChange>
      </w:pPr>
      <w:r>
        <w:t>T</w:t>
      </w:r>
      <w:r w:rsidRPr="004B78B3">
        <w:t xml:space="preserve">hường nói về lý do, tầm quan trọng của vấn </w:t>
      </w:r>
      <w:r w:rsidR="0033505F">
        <w:t xml:space="preserve">đề </w:t>
      </w:r>
      <w:r w:rsidRPr="004B78B3">
        <w:t xml:space="preserve">nghiên cứu </w:t>
      </w:r>
    </w:p>
    <w:p w:rsidR="004B78B3" w:rsidRDefault="0033505F">
      <w:pPr>
        <w:pStyle w:val="ListParagraph"/>
        <w:numPr>
          <w:ilvl w:val="1"/>
          <w:numId w:val="18"/>
        </w:numPr>
        <w:spacing w:before="0"/>
        <w:ind w:left="568" w:hanging="284"/>
        <w:contextualSpacing w:val="0"/>
        <w:pPrChange w:id="493" w:author="Trần Vân Anh" w:date="2023-11-13T16:33:00Z">
          <w:pPr>
            <w:pStyle w:val="ListParagraph"/>
            <w:numPr>
              <w:ilvl w:val="1"/>
              <w:numId w:val="18"/>
            </w:numPr>
            <w:ind w:left="567" w:hanging="283"/>
          </w:pPr>
        </w:pPrChange>
      </w:pPr>
      <w:r>
        <w:t>Ph</w:t>
      </w:r>
      <w:r w:rsidR="004B78B3" w:rsidRPr="004B78B3">
        <w:t xml:space="preserve">ải nêu rõ câu hỏi nghiên cứu </w:t>
      </w:r>
    </w:p>
    <w:p w:rsidR="0033505F" w:rsidRDefault="007E3769">
      <w:pPr>
        <w:pStyle w:val="ListParagraph"/>
        <w:numPr>
          <w:ilvl w:val="0"/>
          <w:numId w:val="18"/>
        </w:numPr>
        <w:ind w:left="284" w:hanging="284"/>
        <w:contextualSpacing w:val="0"/>
        <w:pPrChange w:id="494" w:author="Trần Vân Anh" w:date="2023-11-13T15:59:00Z">
          <w:pPr>
            <w:pStyle w:val="ListParagraph"/>
            <w:numPr>
              <w:numId w:val="18"/>
            </w:numPr>
            <w:ind w:left="284" w:hanging="360"/>
          </w:pPr>
        </w:pPrChange>
      </w:pPr>
      <w:r w:rsidRPr="007E3769">
        <w:lastRenderedPageBreak/>
        <w:t>Lược sử về nghiên cứu trước đây (Literature review)</w:t>
      </w:r>
    </w:p>
    <w:p w:rsidR="0033505F" w:rsidRDefault="0033505F">
      <w:pPr>
        <w:pStyle w:val="ListParagraph"/>
        <w:numPr>
          <w:ilvl w:val="1"/>
          <w:numId w:val="18"/>
        </w:numPr>
        <w:ind w:left="567" w:hanging="283"/>
      </w:pPr>
      <w:r>
        <w:t xml:space="preserve">Có thể gộp với phần Introduction hoặc tách riêng </w:t>
      </w:r>
    </w:p>
    <w:p w:rsidR="0033505F" w:rsidRPr="007650F0" w:rsidRDefault="0033505F">
      <w:pPr>
        <w:pStyle w:val="ListParagraph"/>
        <w:numPr>
          <w:ilvl w:val="1"/>
          <w:numId w:val="18"/>
        </w:numPr>
        <w:ind w:left="567" w:hanging="283"/>
      </w:pPr>
      <w:r>
        <w:t>P</w:t>
      </w:r>
      <w:r w:rsidRPr="0033505F">
        <w:t>hải nêu những nghiên cứu quan trọng trước đây trên thế giới đã làm liên quan đến vấn đề nghiên cứu</w:t>
      </w:r>
    </w:p>
    <w:p w:rsidR="00934BBC" w:rsidRPr="00934BBC" w:rsidRDefault="007650F0">
      <w:pPr>
        <w:pStyle w:val="ListParagraph"/>
        <w:numPr>
          <w:ilvl w:val="0"/>
          <w:numId w:val="18"/>
        </w:numPr>
        <w:ind w:left="284" w:hanging="284"/>
        <w:contextualSpacing w:val="0"/>
        <w:pPrChange w:id="495" w:author="Trần Vân Anh" w:date="2023-11-13T15:59:00Z">
          <w:pPr>
            <w:pStyle w:val="ListParagraph"/>
            <w:numPr>
              <w:numId w:val="18"/>
            </w:numPr>
            <w:ind w:left="284" w:hanging="360"/>
          </w:pPr>
        </w:pPrChange>
      </w:pPr>
      <w:r w:rsidRPr="00934BBC">
        <w:t>Phương pháp nghiên cứu (Methodology</w:t>
      </w:r>
      <w:r w:rsidR="00370FDE">
        <w:t>)</w:t>
      </w:r>
      <w:r w:rsidR="002926C9">
        <w:t xml:space="preserve">: </w:t>
      </w:r>
      <w:r w:rsidR="00680D42">
        <w:t>Đ</w:t>
      </w:r>
      <w:r w:rsidR="002926C9" w:rsidRPr="002926C9">
        <w:t xml:space="preserve">ề cập </w:t>
      </w:r>
      <w:r w:rsidR="00D217C2">
        <w:t>cách thực hiện nghiên cứu</w:t>
      </w:r>
    </w:p>
    <w:p w:rsidR="00003706" w:rsidRDefault="007650F0">
      <w:pPr>
        <w:pStyle w:val="ListParagraph"/>
        <w:numPr>
          <w:ilvl w:val="0"/>
          <w:numId w:val="18"/>
        </w:numPr>
        <w:ind w:left="284" w:hanging="284"/>
        <w:contextualSpacing w:val="0"/>
        <w:pPrChange w:id="496" w:author="Trần Vân Anh" w:date="2023-11-13T15:59:00Z">
          <w:pPr>
            <w:pStyle w:val="ListParagraph"/>
            <w:numPr>
              <w:numId w:val="18"/>
            </w:numPr>
            <w:ind w:left="284" w:hanging="360"/>
          </w:pPr>
        </w:pPrChange>
      </w:pPr>
      <w:r w:rsidRPr="00934BBC">
        <w:t xml:space="preserve">Kết quả </w:t>
      </w:r>
      <w:r w:rsidR="00F82397">
        <w:t xml:space="preserve">và </w:t>
      </w:r>
      <w:r w:rsidR="00C27789">
        <w:t>bàn</w:t>
      </w:r>
      <w:r w:rsidR="00F82397">
        <w:t xml:space="preserve"> luận </w:t>
      </w:r>
      <w:r w:rsidR="00003706">
        <w:t>(Results</w:t>
      </w:r>
      <w:r w:rsidR="00F82397">
        <w:t xml:space="preserve"> and </w:t>
      </w:r>
      <w:r w:rsidR="00F82397" w:rsidRPr="0032565D">
        <w:t>Discussion</w:t>
      </w:r>
      <w:r w:rsidR="00003706" w:rsidRPr="0032565D">
        <w:t>)</w:t>
      </w:r>
      <w:r w:rsidR="002926C9" w:rsidRPr="0032565D">
        <w:t xml:space="preserve">: </w:t>
      </w:r>
      <w:r w:rsidR="000C3231">
        <w:t>Trình bày</w:t>
      </w:r>
      <w:r w:rsidR="00C27789" w:rsidRPr="0032565D">
        <w:t xml:space="preserve"> kết quả của nghiên cứu và so sánh với các nghiên cứu trước đây</w:t>
      </w:r>
      <w:r w:rsidR="00C400FF">
        <w:t>.</w:t>
      </w:r>
    </w:p>
    <w:p w:rsidR="007650F0" w:rsidRPr="007650F0" w:rsidRDefault="007650F0">
      <w:pPr>
        <w:pStyle w:val="ListParagraph"/>
        <w:numPr>
          <w:ilvl w:val="0"/>
          <w:numId w:val="18"/>
        </w:numPr>
        <w:ind w:left="284" w:hanging="284"/>
        <w:contextualSpacing w:val="0"/>
        <w:pPrChange w:id="497" w:author="Trần Vân Anh" w:date="2023-11-13T15:59:00Z">
          <w:pPr>
            <w:pStyle w:val="ListParagraph"/>
            <w:numPr>
              <w:numId w:val="18"/>
            </w:numPr>
            <w:ind w:left="284" w:hanging="360"/>
          </w:pPr>
        </w:pPrChange>
      </w:pPr>
      <w:r w:rsidRPr="007650F0">
        <w:t>Kết luận (Conclusions)</w:t>
      </w:r>
      <w:r w:rsidR="0032565D">
        <w:t xml:space="preserve">: </w:t>
      </w:r>
      <w:r w:rsidR="0032565D" w:rsidRPr="0032565D">
        <w:t>Tóm tắt lại các điểm chính của bài báo, kết quả quan trọng và hướng phát triển tương lai.</w:t>
      </w:r>
    </w:p>
    <w:p w:rsidR="007650F0" w:rsidRPr="007650F0" w:rsidRDefault="007650F0">
      <w:pPr>
        <w:pStyle w:val="ListParagraph"/>
        <w:numPr>
          <w:ilvl w:val="0"/>
          <w:numId w:val="18"/>
        </w:numPr>
        <w:ind w:left="284" w:hanging="284"/>
        <w:contextualSpacing w:val="0"/>
        <w:pPrChange w:id="498" w:author="Trần Vân Anh" w:date="2023-11-13T15:59:00Z">
          <w:pPr>
            <w:pStyle w:val="ListParagraph"/>
            <w:numPr>
              <w:numId w:val="18"/>
            </w:numPr>
            <w:ind w:left="284" w:hanging="360"/>
          </w:pPr>
        </w:pPrChange>
      </w:pPr>
      <w:r w:rsidRPr="007650F0">
        <w:t>Tài liệu tham khảo (References)</w:t>
      </w:r>
      <w:r w:rsidR="00850BD6">
        <w:t xml:space="preserve">: </w:t>
      </w:r>
      <w:r w:rsidR="00850BD6" w:rsidRPr="00850BD6">
        <w:t>Liệt kê các nguồn tài liệu mà tác giả đã tham khảo</w:t>
      </w:r>
    </w:p>
    <w:p w:rsidR="00872A4A" w:rsidRPr="00934BBC" w:rsidRDefault="00CC041B">
      <w:pPr>
        <w:pStyle w:val="ListParagraph"/>
        <w:numPr>
          <w:ilvl w:val="0"/>
          <w:numId w:val="18"/>
        </w:numPr>
        <w:ind w:left="284" w:hanging="284"/>
        <w:contextualSpacing w:val="0"/>
        <w:pPrChange w:id="499" w:author="Trần Vân Anh" w:date="2023-11-13T15:59:00Z">
          <w:pPr>
            <w:pStyle w:val="ListParagraph"/>
            <w:numPr>
              <w:numId w:val="18"/>
            </w:numPr>
            <w:ind w:left="284" w:hanging="360"/>
          </w:pPr>
        </w:pPrChange>
      </w:pPr>
      <w:r w:rsidRPr="00934BBC">
        <w:t>Phụ lục(</w:t>
      </w:r>
      <w:r w:rsidR="00003706" w:rsidRPr="00003706">
        <w:t>Appendices</w:t>
      </w:r>
      <w:r w:rsidRPr="00934BBC">
        <w:t>)</w:t>
      </w:r>
      <w:r w:rsidR="00003706">
        <w:t xml:space="preserve"> (</w:t>
      </w:r>
      <w:r w:rsidR="00850BD6">
        <w:t>có thể có hoặc không</w:t>
      </w:r>
      <w:r w:rsidR="00003706">
        <w:t>)</w:t>
      </w:r>
      <w:r w:rsidR="00465573">
        <w:t>:</w:t>
      </w:r>
      <w:r w:rsidR="006B27A1">
        <w:t xml:space="preserve"> Liệt kê </w:t>
      </w:r>
      <w:r w:rsidR="00465573" w:rsidRPr="00465573">
        <w:t>các thông tin chi tiết, dữ liệu bổ sung</w:t>
      </w:r>
      <w:r w:rsidR="006B27A1">
        <w:t>,…</w:t>
      </w:r>
      <w:r w:rsidR="00465573" w:rsidRPr="00465573">
        <w:t xml:space="preserve"> </w:t>
      </w:r>
      <w:r w:rsidR="006B27A1">
        <w:t xml:space="preserve">mà tác giả </w:t>
      </w:r>
      <w:r w:rsidR="00465573" w:rsidRPr="00465573">
        <w:t>không muốn đặt trực tiếp trong văn bản chính</w:t>
      </w:r>
    </w:p>
    <w:p w:rsidR="00872A4A" w:rsidDel="00450076" w:rsidRDefault="00EB5059">
      <w:pPr>
        <w:pStyle w:val="Heading2"/>
        <w:rPr>
          <w:del w:id="500" w:author="Trần Vân Anh" w:date="2023-11-13T19:58:00Z"/>
        </w:rPr>
      </w:pPr>
      <w:del w:id="501" w:author="Trần Vân Anh" w:date="2023-11-13T19:58:00Z">
        <w:r w:rsidDel="00450076">
          <w:delText xml:space="preserve">2.2. </w:delText>
        </w:r>
        <w:r w:rsidR="00FF70F0" w:rsidDel="00450076">
          <w:delText>M</w:delText>
        </w:r>
        <w:r w:rsidR="00872A4A" w:rsidRPr="005C0D8C" w:rsidDel="00450076">
          <w:delText xml:space="preserve">ột </w:delText>
        </w:r>
        <w:r w:rsidR="00404029" w:rsidDel="00450076">
          <w:delText>bài báo</w:delText>
        </w:r>
        <w:r w:rsidR="00872A4A" w:rsidRPr="005C0D8C" w:rsidDel="00450076">
          <w:delText xml:space="preserve"> khoa học ngành </w:delText>
        </w:r>
        <w:r w:rsidR="00270649" w:rsidDel="00450076">
          <w:delText>CNTT</w:delText>
        </w:r>
      </w:del>
    </w:p>
    <w:p w:rsidR="00872A4A" w:rsidRPr="00822656" w:rsidDel="0087561F" w:rsidRDefault="00872A4A" w:rsidP="00872A4A">
      <w:pPr>
        <w:pStyle w:val="ListParagraph"/>
        <w:numPr>
          <w:ilvl w:val="0"/>
          <w:numId w:val="5"/>
        </w:numPr>
        <w:ind w:left="284" w:hanging="284"/>
        <w:rPr>
          <w:del w:id="502" w:author="Trần Vân Anh" w:date="2023-11-13T19:58:00Z"/>
        </w:rPr>
      </w:pPr>
      <w:del w:id="503" w:author="Trần Vân Anh" w:date="2023-11-13T19:58:00Z">
        <w:r w:rsidDel="0087561F">
          <w:delText xml:space="preserve">Thông tin </w:delText>
        </w:r>
        <w:r w:rsidR="00404029" w:rsidDel="0087561F">
          <w:delText>bài báo</w:delText>
        </w:r>
        <w:r w:rsidDel="0087561F">
          <w:delText xml:space="preserve"> khoa học</w:delText>
        </w:r>
      </w:del>
    </w:p>
    <w:p w:rsidR="00DE4042" w:rsidDel="0087561F" w:rsidRDefault="00DE4042" w:rsidP="00DE4042">
      <w:pPr>
        <w:pStyle w:val="ListParagraph"/>
        <w:numPr>
          <w:ilvl w:val="0"/>
          <w:numId w:val="4"/>
        </w:numPr>
        <w:ind w:left="567" w:hanging="284"/>
        <w:rPr>
          <w:del w:id="504" w:author="Trần Vân Anh" w:date="2023-11-13T19:58:00Z"/>
          <w:bCs/>
        </w:rPr>
      </w:pPr>
      <w:del w:id="505" w:author="Trần Vân Anh" w:date="2023-11-13T19:58:00Z">
        <w:r w:rsidDel="0087561F">
          <w:delText xml:space="preserve">Tên bài báo: </w:delText>
        </w:r>
        <w:r w:rsidRPr="00A67D79" w:rsidDel="0087561F">
          <w:rPr>
            <w:bCs/>
          </w:rPr>
          <w:delText>Hệ gợi ý mua sắm dựa theo phiên làm việc với mô hình mạng học sâu đồ thị</w:delText>
        </w:r>
        <w:r w:rsidDel="0087561F">
          <w:rPr>
            <w:bCs/>
          </w:rPr>
          <w:delText>. (</w:delText>
        </w:r>
        <w:r w:rsidRPr="00FE766A" w:rsidDel="0087561F">
          <w:rPr>
            <w:bCs/>
          </w:rPr>
          <w:delText>Session-based Recommendation using Graph Neural Network</w:delText>
        </w:r>
        <w:r w:rsidDel="0087561F">
          <w:rPr>
            <w:bCs/>
          </w:rPr>
          <w:delText>)</w:delText>
        </w:r>
      </w:del>
    </w:p>
    <w:p w:rsidR="00DE4042" w:rsidDel="0087561F" w:rsidRDefault="00DE4042" w:rsidP="00DE4042">
      <w:pPr>
        <w:pStyle w:val="ListParagraph"/>
        <w:numPr>
          <w:ilvl w:val="0"/>
          <w:numId w:val="4"/>
        </w:numPr>
        <w:ind w:left="567" w:hanging="284"/>
        <w:rPr>
          <w:del w:id="506" w:author="Trần Vân Anh" w:date="2023-11-13T19:58:00Z"/>
          <w:bCs/>
        </w:rPr>
      </w:pPr>
      <w:del w:id="507" w:author="Trần Vân Anh" w:date="2023-11-13T19:58:00Z">
        <w:r w:rsidRPr="00822656" w:rsidDel="0087561F">
          <w:rPr>
            <w:bCs/>
          </w:rPr>
          <w:delText>Tác giả: Nguyễn Tuấn Khang, Nguyễn Tú Anh, Mai Thúy Nga, Nguyễn Hải An, Nguyễn Việt Anh</w:delText>
        </w:r>
      </w:del>
    </w:p>
    <w:p w:rsidR="00DE4042" w:rsidDel="0087561F" w:rsidRDefault="00DE4042" w:rsidP="00DE4042">
      <w:pPr>
        <w:pStyle w:val="ListParagraph"/>
        <w:numPr>
          <w:ilvl w:val="0"/>
          <w:numId w:val="4"/>
        </w:numPr>
        <w:ind w:left="567" w:hanging="284"/>
        <w:rPr>
          <w:del w:id="508" w:author="Trần Vân Anh" w:date="2023-11-13T19:58:00Z"/>
          <w:bCs/>
        </w:rPr>
      </w:pPr>
      <w:del w:id="509" w:author="Trần Vân Anh" w:date="2023-11-13T19:58:00Z">
        <w:r w:rsidRPr="00822656" w:rsidDel="0087561F">
          <w:rPr>
            <w:bCs/>
          </w:rPr>
          <w:delText xml:space="preserve">Tên tạp chí khoa học: Tạp chí Thông tin và Truyền thông: Chuyên san Các công trình nghiên cứu, phát triển và ứng dụng CNTT và truyền thông / Bộ Thông tin và Truyền thông, Tập 2022, Số 2, </w:delText>
        </w:r>
        <w:r w:rsidDel="0087561F">
          <w:rPr>
            <w:bCs/>
          </w:rPr>
          <w:delText>T</w:delText>
        </w:r>
        <w:r w:rsidRPr="00822656" w:rsidDel="0087561F">
          <w:rPr>
            <w:bCs/>
          </w:rPr>
          <w:delText xml:space="preserve">háng 12, </w:delText>
        </w:r>
        <w:r w:rsidDel="0087561F">
          <w:rPr>
            <w:bCs/>
          </w:rPr>
          <w:delText>T</w:delText>
        </w:r>
        <w:r w:rsidRPr="00822656" w:rsidDel="0087561F">
          <w:rPr>
            <w:bCs/>
          </w:rPr>
          <w:delText>rang 73-82</w:delText>
        </w:r>
      </w:del>
    </w:p>
    <w:p w:rsidR="00DE4042" w:rsidRPr="00FF70F0" w:rsidDel="0087561F" w:rsidRDefault="00DE4042" w:rsidP="00DE4042">
      <w:pPr>
        <w:pStyle w:val="ListParagraph"/>
        <w:numPr>
          <w:ilvl w:val="0"/>
          <w:numId w:val="4"/>
        </w:numPr>
        <w:ind w:left="567" w:hanging="284"/>
        <w:rPr>
          <w:del w:id="510" w:author="Trần Vân Anh" w:date="2023-11-13T19:58:00Z"/>
          <w:bCs/>
        </w:rPr>
      </w:pPr>
      <w:del w:id="511" w:author="Trần Vân Anh" w:date="2023-11-13T19:58:00Z">
        <w:r w:rsidDel="0087561F">
          <w:delText xml:space="preserve">Link bài báo: </w:delText>
        </w:r>
        <w:r w:rsidR="008641D9" w:rsidDel="0087561F">
          <w:rPr>
            <w:rStyle w:val="Hyperlink"/>
          </w:rPr>
          <w:fldChar w:fldCharType="begin"/>
        </w:r>
        <w:r w:rsidR="008641D9" w:rsidDel="0087561F">
          <w:rPr>
            <w:rStyle w:val="Hyperlink"/>
          </w:rPr>
          <w:delInstrText xml:space="preserve"> HYPERLINK "https://doi.org/10.32913/mic-ict-research-vn.v2022.n2.1135" </w:delInstrText>
        </w:r>
        <w:r w:rsidR="008641D9" w:rsidDel="0087561F">
          <w:rPr>
            <w:rStyle w:val="Hyperlink"/>
          </w:rPr>
          <w:fldChar w:fldCharType="separate"/>
        </w:r>
        <w:r w:rsidRPr="0006793C" w:rsidDel="0087561F">
          <w:rPr>
            <w:rStyle w:val="Hyperlink"/>
          </w:rPr>
          <w:delText>https://doi.org/10.32913/mic-ict-research-vn.v2022.n2.1135</w:delText>
        </w:r>
        <w:r w:rsidR="008641D9" w:rsidDel="0087561F">
          <w:rPr>
            <w:rStyle w:val="Hyperlink"/>
          </w:rPr>
          <w:fldChar w:fldCharType="end"/>
        </w:r>
      </w:del>
    </w:p>
    <w:p w:rsidR="00FF70F0" w:rsidRDefault="00FF70F0">
      <w:pPr>
        <w:pStyle w:val="Heading2"/>
      </w:pPr>
      <w:bookmarkStart w:id="512" w:name="_Toc150798922"/>
      <w:r>
        <w:t>2.</w:t>
      </w:r>
      <w:ins w:id="513" w:author="Trần Vân Anh" w:date="2023-11-13T19:58:00Z">
        <w:r w:rsidR="00450076">
          <w:t>2</w:t>
        </w:r>
      </w:ins>
      <w:del w:id="514" w:author="Trần Vân Anh" w:date="2023-11-13T19:58:00Z">
        <w:r w:rsidDel="00450076">
          <w:delText>3</w:delText>
        </w:r>
      </w:del>
      <w:r>
        <w:t xml:space="preserve">. </w:t>
      </w:r>
      <w:r w:rsidRPr="005C0D8C">
        <w:t xml:space="preserve">Phân tích </w:t>
      </w:r>
      <w:r>
        <w:t>cấu trúc</w:t>
      </w:r>
      <w:r w:rsidRPr="005C0D8C">
        <w:t xml:space="preserve"> của </w:t>
      </w:r>
      <w:ins w:id="515" w:author="Trần Vân Anh" w:date="2023-11-13T19:58:00Z">
        <w:r w:rsidR="00450076">
          <w:t xml:space="preserve">1 </w:t>
        </w:r>
      </w:ins>
      <w:r>
        <w:t>bài báo</w:t>
      </w:r>
      <w:r w:rsidRPr="005C0D8C">
        <w:t xml:space="preserve"> khoa học</w:t>
      </w:r>
      <w:ins w:id="516" w:author="Trần Vân Anh" w:date="2023-11-13T19:58:00Z">
        <w:r w:rsidR="00450076">
          <w:t xml:space="preserve"> ngành CNTT</w:t>
        </w:r>
      </w:ins>
      <w:bookmarkEnd w:id="512"/>
    </w:p>
    <w:p w:rsidR="006F0ABD" w:rsidRPr="00DB6FDD" w:rsidRDefault="006F0ABD">
      <w:pPr>
        <w:pStyle w:val="ListParagraph"/>
        <w:numPr>
          <w:ilvl w:val="0"/>
          <w:numId w:val="18"/>
        </w:numPr>
        <w:ind w:left="284" w:hanging="284"/>
        <w:rPr>
          <w:i/>
        </w:rPr>
        <w:pPrChange w:id="517" w:author="Trần Vân Anh" w:date="2023-11-13T16:32:00Z">
          <w:pPr>
            <w:pStyle w:val="ListParagraph"/>
            <w:numPr>
              <w:numId w:val="18"/>
            </w:numPr>
            <w:spacing w:afterLines="50" w:after="120"/>
            <w:ind w:left="284" w:hanging="360"/>
          </w:pPr>
        </w:pPrChange>
      </w:pPr>
      <w:r w:rsidRPr="00DB6FDD">
        <w:rPr>
          <w:i/>
        </w:rPr>
        <w:t xml:space="preserve">Tiêu đề (Title): </w:t>
      </w:r>
    </w:p>
    <w:p w:rsidR="007B54CD" w:rsidRPr="007B54CD" w:rsidRDefault="000D07CE">
      <w:pPr>
        <w:spacing w:before="0"/>
        <w:pPrChange w:id="518" w:author="Trần Vân Anh" w:date="2023-11-13T16:32:00Z">
          <w:pPr>
            <w:spacing w:afterLines="50" w:after="120"/>
          </w:pPr>
        </w:pPrChange>
      </w:pPr>
      <w:r w:rsidRPr="000D07CE">
        <w:rPr>
          <w:noProof/>
        </w:rPr>
        <w:drawing>
          <wp:inline distT="0" distB="0" distL="0" distR="0" wp14:anchorId="392F813F" wp14:editId="37B0DE24">
            <wp:extent cx="5760720" cy="2013585"/>
            <wp:effectExtent l="19050" t="19050" r="11430"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013585"/>
                    </a:xfrm>
                    <a:prstGeom prst="rect">
                      <a:avLst/>
                    </a:prstGeom>
                    <a:ln>
                      <a:solidFill>
                        <a:schemeClr val="tx1"/>
                      </a:solidFill>
                    </a:ln>
                  </pic:spPr>
                </pic:pic>
              </a:graphicData>
            </a:graphic>
          </wp:inline>
        </w:drawing>
      </w:r>
    </w:p>
    <w:p w:rsidR="0046165B" w:rsidRPr="00DB6FDD" w:rsidRDefault="0046165B">
      <w:pPr>
        <w:pStyle w:val="ListParagraph"/>
        <w:numPr>
          <w:ilvl w:val="0"/>
          <w:numId w:val="18"/>
        </w:numPr>
        <w:ind w:left="284" w:hanging="284"/>
        <w:rPr>
          <w:i/>
        </w:rPr>
        <w:pPrChange w:id="519" w:author="Trần Vân Anh" w:date="2023-11-13T16:32:00Z">
          <w:pPr>
            <w:pStyle w:val="ListParagraph"/>
            <w:numPr>
              <w:numId w:val="18"/>
            </w:numPr>
            <w:ind w:left="284" w:hanging="360"/>
          </w:pPr>
        </w:pPrChange>
      </w:pPr>
      <w:r w:rsidRPr="00DB6FDD">
        <w:rPr>
          <w:i/>
        </w:rPr>
        <w:t xml:space="preserve">Tóm tắt (Abstract): </w:t>
      </w:r>
    </w:p>
    <w:p w:rsidR="00D554AC" w:rsidRDefault="00864FE4">
      <w:pPr>
        <w:spacing w:before="0"/>
        <w:pPrChange w:id="520" w:author="Trần Vân Anh" w:date="2023-11-13T16:32:00Z">
          <w:pPr>
            <w:spacing w:after="240"/>
          </w:pPr>
        </w:pPrChange>
      </w:pPr>
      <w:r w:rsidRPr="00864FE4">
        <w:rPr>
          <w:noProof/>
        </w:rPr>
        <w:drawing>
          <wp:inline distT="0" distB="0" distL="0" distR="0" wp14:anchorId="1C2A9F69" wp14:editId="5E9E64A1">
            <wp:extent cx="5760720" cy="1496695"/>
            <wp:effectExtent l="19050" t="19050" r="11430" b="273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964"/>
                    <a:stretch/>
                  </pic:blipFill>
                  <pic:spPr bwMode="auto">
                    <a:xfrm>
                      <a:off x="0" y="0"/>
                      <a:ext cx="5760720" cy="149669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B54CD" w:rsidRPr="007B54CD" w:rsidRDefault="006F0ABD">
      <w:pPr>
        <w:pStyle w:val="ListParagraph"/>
        <w:numPr>
          <w:ilvl w:val="0"/>
          <w:numId w:val="18"/>
        </w:numPr>
        <w:ind w:left="284" w:hanging="284"/>
        <w:rPr>
          <w:i/>
        </w:rPr>
        <w:pPrChange w:id="521" w:author="Trần Vân Anh" w:date="2023-11-13T16:32:00Z">
          <w:pPr>
            <w:pStyle w:val="ListParagraph"/>
            <w:numPr>
              <w:numId w:val="18"/>
            </w:numPr>
            <w:ind w:left="284" w:hanging="360"/>
          </w:pPr>
        </w:pPrChange>
      </w:pPr>
      <w:r w:rsidRPr="00DB6FDD">
        <w:rPr>
          <w:i/>
        </w:rPr>
        <w:t xml:space="preserve">Giới thiệu/Đặt vấn đề (Introduction): </w:t>
      </w:r>
    </w:p>
    <w:tbl>
      <w:tblPr>
        <w:tblStyle w:val="TableGrid"/>
        <w:tblW w:w="0" w:type="auto"/>
        <w:tblLook w:val="04A0" w:firstRow="1" w:lastRow="0" w:firstColumn="1" w:lastColumn="0" w:noHBand="0" w:noVBand="1"/>
      </w:tblPr>
      <w:tblGrid>
        <w:gridCol w:w="4489"/>
        <w:gridCol w:w="4573"/>
      </w:tblGrid>
      <w:tr w:rsidR="00DB6FDD" w:rsidTr="00864FE4">
        <w:tc>
          <w:tcPr>
            <w:tcW w:w="4531" w:type="dxa"/>
          </w:tcPr>
          <w:p w:rsidR="00864FE4" w:rsidRDefault="00864FE4">
            <w:pPr>
              <w:spacing w:before="0" w:line="300" w:lineRule="auto"/>
              <w:ind w:left="0" w:firstLine="0"/>
              <w:pPrChange w:id="522" w:author="Trần Vân Anh" w:date="2023-11-13T16:32:00Z">
                <w:pPr/>
              </w:pPrChange>
            </w:pPr>
            <w:r w:rsidRPr="00864FE4">
              <w:rPr>
                <w:noProof/>
              </w:rPr>
              <w:lastRenderedPageBreak/>
              <w:drawing>
                <wp:inline distT="0" distB="0" distL="0" distR="0" wp14:anchorId="093267D3" wp14:editId="5F0EE7B7">
                  <wp:extent cx="2727325" cy="10439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52255"/>
                          <a:stretch/>
                        </pic:blipFill>
                        <pic:spPr bwMode="auto">
                          <a:xfrm>
                            <a:off x="0" y="0"/>
                            <a:ext cx="2727325" cy="1043940"/>
                          </a:xfrm>
                          <a:prstGeom prst="rect">
                            <a:avLst/>
                          </a:prstGeom>
                          <a:ln>
                            <a:noFill/>
                          </a:ln>
                          <a:extLst>
                            <a:ext uri="{53640926-AAD7-44D8-BBD7-CCE9431645EC}">
                              <a14:shadowObscured xmlns:a14="http://schemas.microsoft.com/office/drawing/2010/main"/>
                            </a:ext>
                          </a:extLst>
                        </pic:spPr>
                      </pic:pic>
                    </a:graphicData>
                  </a:graphic>
                </wp:inline>
              </w:drawing>
            </w:r>
          </w:p>
        </w:tc>
        <w:tc>
          <w:tcPr>
            <w:tcW w:w="4531" w:type="dxa"/>
          </w:tcPr>
          <w:p w:rsidR="00864FE4" w:rsidRDefault="00DB6FDD">
            <w:pPr>
              <w:spacing w:before="0" w:line="300" w:lineRule="auto"/>
              <w:ind w:left="0" w:firstLine="0"/>
              <w:pPrChange w:id="523" w:author="Trần Vân Anh" w:date="2023-11-13T16:32:00Z">
                <w:pPr/>
              </w:pPrChange>
            </w:pPr>
            <w:r w:rsidRPr="00DB6FDD">
              <w:rPr>
                <w:noProof/>
              </w:rPr>
              <w:drawing>
                <wp:inline distT="0" distB="0" distL="0" distR="0" wp14:anchorId="363B9B69" wp14:editId="09E0C47C">
                  <wp:extent cx="2775150" cy="1005840"/>
                  <wp:effectExtent l="0" t="0" r="635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48952"/>
                          <a:stretch/>
                        </pic:blipFill>
                        <pic:spPr bwMode="auto">
                          <a:xfrm>
                            <a:off x="0" y="0"/>
                            <a:ext cx="2775585" cy="1005998"/>
                          </a:xfrm>
                          <a:prstGeom prst="rect">
                            <a:avLst/>
                          </a:prstGeom>
                          <a:ln>
                            <a:noFill/>
                          </a:ln>
                          <a:extLst>
                            <a:ext uri="{53640926-AAD7-44D8-BBD7-CCE9431645EC}">
                              <a14:shadowObscured xmlns:a14="http://schemas.microsoft.com/office/drawing/2010/main"/>
                            </a:ext>
                          </a:extLst>
                        </pic:spPr>
                      </pic:pic>
                    </a:graphicData>
                  </a:graphic>
                </wp:inline>
              </w:drawing>
            </w:r>
          </w:p>
        </w:tc>
      </w:tr>
    </w:tbl>
    <w:p w:rsidR="0046165B" w:rsidRDefault="0046165B">
      <w:pPr>
        <w:spacing w:before="0"/>
        <w:ind w:left="0" w:firstLine="0"/>
        <w:pPrChange w:id="524" w:author="Trần Vân Anh" w:date="2023-11-13T16:32:00Z">
          <w:pPr/>
        </w:pPrChange>
      </w:pPr>
    </w:p>
    <w:p w:rsidR="006F0ABD" w:rsidRDefault="006F0ABD">
      <w:pPr>
        <w:pStyle w:val="ListParagraph"/>
        <w:numPr>
          <w:ilvl w:val="0"/>
          <w:numId w:val="18"/>
        </w:numPr>
        <w:ind w:left="284" w:hanging="284"/>
        <w:rPr>
          <w:i/>
        </w:rPr>
        <w:pPrChange w:id="525" w:author="Trần Vân Anh" w:date="2023-11-13T16:32:00Z">
          <w:pPr>
            <w:pStyle w:val="ListParagraph"/>
            <w:numPr>
              <w:numId w:val="18"/>
            </w:numPr>
            <w:ind w:left="284" w:hanging="360"/>
          </w:pPr>
        </w:pPrChange>
      </w:pPr>
      <w:r w:rsidRPr="00D554AC">
        <w:rPr>
          <w:i/>
        </w:rPr>
        <w:t>Lược sử về nghiên cứu trước đây (Literature review)</w:t>
      </w:r>
    </w:p>
    <w:p w:rsidR="00D554AC" w:rsidRPr="00D554AC" w:rsidRDefault="00D554AC">
      <w:pPr>
        <w:spacing w:before="0"/>
        <w:jc w:val="center"/>
        <w:pPrChange w:id="526" w:author="Trần Vân Anh" w:date="2023-11-13T16:32:00Z">
          <w:pPr>
            <w:spacing w:after="240"/>
            <w:jc w:val="center"/>
          </w:pPr>
        </w:pPrChange>
      </w:pPr>
      <w:r w:rsidRPr="00D554AC">
        <w:rPr>
          <w:noProof/>
        </w:rPr>
        <w:drawing>
          <wp:inline distT="0" distB="0" distL="0" distR="0" wp14:anchorId="4E5BCBD6" wp14:editId="68D348B6">
            <wp:extent cx="2870200" cy="856615"/>
            <wp:effectExtent l="19050" t="19050" r="25400" b="196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50176"/>
                    <a:stretch/>
                  </pic:blipFill>
                  <pic:spPr bwMode="auto">
                    <a:xfrm>
                      <a:off x="0" y="0"/>
                      <a:ext cx="2870200" cy="85661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B6FDD" w:rsidRDefault="006F0ABD">
      <w:pPr>
        <w:pStyle w:val="ListParagraph"/>
        <w:numPr>
          <w:ilvl w:val="0"/>
          <w:numId w:val="18"/>
        </w:numPr>
        <w:ind w:left="284" w:hanging="284"/>
        <w:rPr>
          <w:i/>
        </w:rPr>
        <w:pPrChange w:id="527" w:author="Trần Vân Anh" w:date="2023-11-13T16:32:00Z">
          <w:pPr>
            <w:pStyle w:val="ListParagraph"/>
            <w:numPr>
              <w:numId w:val="18"/>
            </w:numPr>
            <w:ind w:left="284" w:hanging="360"/>
          </w:pPr>
        </w:pPrChange>
      </w:pPr>
      <w:r w:rsidRPr="00D554AC">
        <w:rPr>
          <w:i/>
        </w:rPr>
        <w:t xml:space="preserve">Phương pháp nghiên cứu (Methodology): </w:t>
      </w:r>
    </w:p>
    <w:tbl>
      <w:tblPr>
        <w:tblStyle w:val="TableGrid"/>
        <w:tblW w:w="0" w:type="auto"/>
        <w:tblLook w:val="04A0" w:firstRow="1" w:lastRow="0" w:firstColumn="1" w:lastColumn="0" w:noHBand="0" w:noVBand="1"/>
      </w:tblPr>
      <w:tblGrid>
        <w:gridCol w:w="4567"/>
        <w:gridCol w:w="4495"/>
      </w:tblGrid>
      <w:tr w:rsidR="00340196" w:rsidTr="00336A86">
        <w:tc>
          <w:tcPr>
            <w:tcW w:w="4531" w:type="dxa"/>
          </w:tcPr>
          <w:p w:rsidR="00336A86" w:rsidRDefault="00340196">
            <w:pPr>
              <w:spacing w:before="0" w:line="300" w:lineRule="auto"/>
              <w:rPr>
                <w:i/>
              </w:rPr>
              <w:pPrChange w:id="528" w:author="Trần Vân Anh" w:date="2023-11-13T16:32:00Z">
                <w:pPr/>
              </w:pPrChange>
            </w:pPr>
            <w:r w:rsidRPr="00340196">
              <w:rPr>
                <w:i/>
                <w:noProof/>
              </w:rPr>
              <w:drawing>
                <wp:inline distT="0" distB="0" distL="0" distR="0" wp14:anchorId="70A22655" wp14:editId="4262D292">
                  <wp:extent cx="2861262" cy="558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95675" cy="565521"/>
                          </a:xfrm>
                          <a:prstGeom prst="rect">
                            <a:avLst/>
                          </a:prstGeom>
                        </pic:spPr>
                      </pic:pic>
                    </a:graphicData>
                  </a:graphic>
                </wp:inline>
              </w:drawing>
            </w:r>
          </w:p>
        </w:tc>
        <w:tc>
          <w:tcPr>
            <w:tcW w:w="4531" w:type="dxa"/>
          </w:tcPr>
          <w:p w:rsidR="00336A86" w:rsidRDefault="00340196">
            <w:pPr>
              <w:spacing w:before="0" w:line="300" w:lineRule="auto"/>
              <w:rPr>
                <w:i/>
              </w:rPr>
              <w:pPrChange w:id="529" w:author="Trần Vân Anh" w:date="2023-11-13T16:32:00Z">
                <w:pPr/>
              </w:pPrChange>
            </w:pPr>
            <w:r w:rsidRPr="00340196">
              <w:rPr>
                <w:i/>
                <w:noProof/>
              </w:rPr>
              <w:drawing>
                <wp:inline distT="0" distB="0" distL="0" distR="0" wp14:anchorId="72A24E87" wp14:editId="0A625BF6">
                  <wp:extent cx="2809876" cy="53817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31250" cy="599723"/>
                          </a:xfrm>
                          <a:prstGeom prst="rect">
                            <a:avLst/>
                          </a:prstGeom>
                        </pic:spPr>
                      </pic:pic>
                    </a:graphicData>
                  </a:graphic>
                </wp:inline>
              </w:drawing>
            </w:r>
          </w:p>
        </w:tc>
      </w:tr>
    </w:tbl>
    <w:p w:rsidR="00D554AC" w:rsidRPr="00D554AC" w:rsidRDefault="00D554AC">
      <w:pPr>
        <w:spacing w:before="0"/>
        <w:ind w:left="0" w:firstLine="0"/>
        <w:rPr>
          <w:i/>
        </w:rPr>
        <w:pPrChange w:id="530" w:author="Trần Vân Anh" w:date="2023-11-13T16:32:00Z">
          <w:pPr/>
        </w:pPrChange>
      </w:pPr>
    </w:p>
    <w:p w:rsidR="006F0ABD" w:rsidRDefault="006F0ABD">
      <w:pPr>
        <w:pStyle w:val="ListParagraph"/>
        <w:numPr>
          <w:ilvl w:val="0"/>
          <w:numId w:val="18"/>
        </w:numPr>
        <w:ind w:left="284" w:hanging="284"/>
        <w:rPr>
          <w:i/>
        </w:rPr>
        <w:pPrChange w:id="531" w:author="Trần Vân Anh" w:date="2023-11-13T16:32:00Z">
          <w:pPr>
            <w:pStyle w:val="ListParagraph"/>
            <w:numPr>
              <w:numId w:val="18"/>
            </w:numPr>
            <w:ind w:left="284" w:hanging="360"/>
          </w:pPr>
        </w:pPrChange>
      </w:pPr>
      <w:r w:rsidRPr="00D554AC">
        <w:rPr>
          <w:i/>
        </w:rPr>
        <w:t xml:space="preserve">Kết quả và bàn luận (Results and Discussion): </w:t>
      </w:r>
    </w:p>
    <w:tbl>
      <w:tblPr>
        <w:tblStyle w:val="TableGrid"/>
        <w:tblW w:w="0" w:type="auto"/>
        <w:tblLook w:val="04A0" w:firstRow="1" w:lastRow="0" w:firstColumn="1" w:lastColumn="0" w:noHBand="0" w:noVBand="1"/>
      </w:tblPr>
      <w:tblGrid>
        <w:gridCol w:w="4652"/>
        <w:gridCol w:w="4410"/>
      </w:tblGrid>
      <w:tr w:rsidR="00340196" w:rsidTr="00340196">
        <w:tc>
          <w:tcPr>
            <w:tcW w:w="4531" w:type="dxa"/>
          </w:tcPr>
          <w:p w:rsidR="00340196" w:rsidRDefault="00340196">
            <w:pPr>
              <w:spacing w:before="0" w:line="300" w:lineRule="auto"/>
              <w:rPr>
                <w:i/>
              </w:rPr>
              <w:pPrChange w:id="532" w:author="Trần Vân Anh" w:date="2023-11-13T16:32:00Z">
                <w:pPr/>
              </w:pPrChange>
            </w:pPr>
            <w:r w:rsidRPr="00340196">
              <w:rPr>
                <w:i/>
                <w:noProof/>
              </w:rPr>
              <w:drawing>
                <wp:inline distT="0" distB="0" distL="0" distR="0" wp14:anchorId="21D2C21C" wp14:editId="377ACDC7">
                  <wp:extent cx="2692400" cy="55899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19341" cy="606111"/>
                          </a:xfrm>
                          <a:prstGeom prst="rect">
                            <a:avLst/>
                          </a:prstGeom>
                        </pic:spPr>
                      </pic:pic>
                    </a:graphicData>
                  </a:graphic>
                </wp:inline>
              </w:drawing>
            </w:r>
          </w:p>
        </w:tc>
        <w:tc>
          <w:tcPr>
            <w:tcW w:w="4531" w:type="dxa"/>
          </w:tcPr>
          <w:p w:rsidR="00340196" w:rsidRDefault="00340196">
            <w:pPr>
              <w:spacing w:before="0" w:line="300" w:lineRule="auto"/>
              <w:rPr>
                <w:i/>
              </w:rPr>
              <w:pPrChange w:id="533" w:author="Trần Vân Anh" w:date="2023-11-13T16:32:00Z">
                <w:pPr/>
              </w:pPrChange>
            </w:pPr>
            <w:r w:rsidRPr="00340196">
              <w:rPr>
                <w:i/>
                <w:noProof/>
              </w:rPr>
              <w:drawing>
                <wp:inline distT="0" distB="0" distL="0" distR="0" wp14:anchorId="790B03BD" wp14:editId="69108CAC">
                  <wp:extent cx="2536326" cy="571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47445" cy="574005"/>
                          </a:xfrm>
                          <a:prstGeom prst="rect">
                            <a:avLst/>
                          </a:prstGeom>
                        </pic:spPr>
                      </pic:pic>
                    </a:graphicData>
                  </a:graphic>
                </wp:inline>
              </w:drawing>
            </w:r>
          </w:p>
        </w:tc>
      </w:tr>
    </w:tbl>
    <w:p w:rsidR="00340196" w:rsidRPr="00340196" w:rsidRDefault="00340196">
      <w:pPr>
        <w:spacing w:before="0"/>
        <w:rPr>
          <w:i/>
        </w:rPr>
        <w:pPrChange w:id="534" w:author="Trần Vân Anh" w:date="2023-11-13T16:32:00Z">
          <w:pPr/>
        </w:pPrChange>
      </w:pPr>
    </w:p>
    <w:p w:rsidR="006F0ABD" w:rsidRDefault="006F0ABD">
      <w:pPr>
        <w:pStyle w:val="ListParagraph"/>
        <w:numPr>
          <w:ilvl w:val="0"/>
          <w:numId w:val="18"/>
        </w:numPr>
        <w:ind w:left="284" w:hanging="284"/>
        <w:rPr>
          <w:i/>
        </w:rPr>
        <w:pPrChange w:id="535" w:author="Trần Vân Anh" w:date="2023-11-13T16:32:00Z">
          <w:pPr>
            <w:pStyle w:val="ListParagraph"/>
            <w:numPr>
              <w:numId w:val="18"/>
            </w:numPr>
            <w:ind w:left="284" w:hanging="360"/>
          </w:pPr>
        </w:pPrChange>
      </w:pPr>
      <w:r w:rsidRPr="00D554AC">
        <w:rPr>
          <w:i/>
        </w:rPr>
        <w:t xml:space="preserve">Kết luận (Conclusions): </w:t>
      </w:r>
    </w:p>
    <w:p w:rsidR="0069692B" w:rsidRPr="0069692B" w:rsidRDefault="00C51C0B">
      <w:pPr>
        <w:spacing w:before="0"/>
        <w:jc w:val="center"/>
        <w:rPr>
          <w:i/>
        </w:rPr>
        <w:pPrChange w:id="536" w:author="Trần Vân Anh" w:date="2023-11-13T16:32:00Z">
          <w:pPr>
            <w:jc w:val="center"/>
          </w:pPr>
        </w:pPrChange>
      </w:pPr>
      <w:r w:rsidRPr="00C51C0B">
        <w:rPr>
          <w:i/>
          <w:noProof/>
        </w:rPr>
        <w:drawing>
          <wp:inline distT="0" distB="0" distL="0" distR="0" wp14:anchorId="3B241415" wp14:editId="736B2061">
            <wp:extent cx="2880000" cy="813238"/>
            <wp:effectExtent l="19050" t="19050" r="15875" b="254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80000" cy="813238"/>
                    </a:xfrm>
                    <a:prstGeom prst="rect">
                      <a:avLst/>
                    </a:prstGeom>
                    <a:ln>
                      <a:solidFill>
                        <a:schemeClr val="tx1"/>
                      </a:solidFill>
                    </a:ln>
                  </pic:spPr>
                </pic:pic>
              </a:graphicData>
            </a:graphic>
          </wp:inline>
        </w:drawing>
      </w:r>
    </w:p>
    <w:p w:rsidR="006F0ABD" w:rsidRPr="00430414" w:rsidRDefault="006F0ABD">
      <w:pPr>
        <w:pStyle w:val="ListParagraph"/>
        <w:numPr>
          <w:ilvl w:val="0"/>
          <w:numId w:val="18"/>
        </w:numPr>
        <w:ind w:left="284" w:hanging="284"/>
        <w:rPr>
          <w:i/>
          <w:rPrChange w:id="537" w:author="Trần Vân Anh" w:date="2023-11-13T13:43:00Z">
            <w:rPr/>
          </w:rPrChange>
        </w:rPr>
        <w:pPrChange w:id="538" w:author="Trần Vân Anh" w:date="2023-11-13T16:32:00Z">
          <w:pPr>
            <w:pStyle w:val="ListParagraph"/>
            <w:numPr>
              <w:numId w:val="18"/>
            </w:numPr>
            <w:ind w:left="284" w:hanging="360"/>
          </w:pPr>
        </w:pPrChange>
      </w:pPr>
      <w:r w:rsidRPr="00430414">
        <w:rPr>
          <w:i/>
          <w:rPrChange w:id="539" w:author="Trần Vân Anh" w:date="2023-11-13T13:43:00Z">
            <w:rPr/>
          </w:rPrChange>
        </w:rPr>
        <w:t xml:space="preserve">Tài liệu tham khảo (References): </w:t>
      </w:r>
    </w:p>
    <w:p w:rsidR="00872A4A" w:rsidRPr="00AC52CF" w:rsidRDefault="00457208">
      <w:pPr>
        <w:spacing w:before="0"/>
        <w:jc w:val="center"/>
        <w:pPrChange w:id="540" w:author="Trần Vân Anh" w:date="2023-11-13T16:32:00Z">
          <w:pPr>
            <w:jc w:val="center"/>
          </w:pPr>
        </w:pPrChange>
      </w:pPr>
      <w:r w:rsidRPr="00457208">
        <w:rPr>
          <w:noProof/>
        </w:rPr>
        <w:drawing>
          <wp:inline distT="0" distB="0" distL="0" distR="0" wp14:anchorId="3DC65A67" wp14:editId="3F78B81B">
            <wp:extent cx="2880000" cy="901922"/>
            <wp:effectExtent l="19050" t="19050" r="15875"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80000" cy="901922"/>
                    </a:xfrm>
                    <a:prstGeom prst="rect">
                      <a:avLst/>
                    </a:prstGeom>
                    <a:ln>
                      <a:solidFill>
                        <a:schemeClr val="tx1"/>
                      </a:solidFill>
                    </a:ln>
                  </pic:spPr>
                </pic:pic>
              </a:graphicData>
            </a:graphic>
          </wp:inline>
        </w:drawing>
      </w:r>
    </w:p>
    <w:p w:rsidR="001E089C" w:rsidRPr="007650F0" w:rsidDel="008468AE" w:rsidRDefault="00457208">
      <w:pPr>
        <w:spacing w:before="0"/>
        <w:jc w:val="center"/>
        <w:rPr>
          <w:del w:id="541" w:author="Trần Vân Anh" w:date="2023-11-13T13:43:00Z"/>
        </w:rPr>
        <w:pPrChange w:id="542" w:author="Trần Vân Anh" w:date="2023-11-13T16:32:00Z">
          <w:pPr>
            <w:pStyle w:val="ListParagraph"/>
            <w:numPr>
              <w:numId w:val="18"/>
            </w:numPr>
            <w:ind w:left="284" w:hanging="360"/>
          </w:pPr>
        </w:pPrChange>
      </w:pPr>
      <w:del w:id="543" w:author="Trần Vân Anh" w:date="2023-11-13T13:43:00Z">
        <w:r w:rsidRPr="00430414" w:rsidDel="00430414">
          <w:rPr>
            <w:i/>
            <w:rPrChange w:id="544" w:author="Trần Vân Anh" w:date="2023-11-13T13:43:00Z">
              <w:rPr/>
            </w:rPrChange>
          </w:rPr>
          <w:lastRenderedPageBreak/>
          <w:delText xml:space="preserve">Phụ lục: </w:delText>
        </w:r>
      </w:del>
    </w:p>
    <w:p w:rsidR="00F658F4" w:rsidDel="00E95BF2" w:rsidRDefault="00F658F4">
      <w:pPr>
        <w:spacing w:before="0"/>
        <w:jc w:val="center"/>
        <w:rPr>
          <w:del w:id="545" w:author="Trần Vân Anh" w:date="2023-11-13T20:27:00Z"/>
        </w:rPr>
        <w:pPrChange w:id="546" w:author="Trần Vân Anh" w:date="2023-11-13T16:32:00Z">
          <w:pPr/>
        </w:pPrChange>
      </w:pPr>
      <w:del w:id="547" w:author="Trần Vân Anh" w:date="2023-11-13T13:43:00Z">
        <w:r w:rsidDel="008468AE">
          <w:br w:type="page"/>
        </w:r>
      </w:del>
    </w:p>
    <w:p w:rsidR="00457208" w:rsidDel="00E95BF2" w:rsidRDefault="00457208">
      <w:pPr>
        <w:spacing w:before="0"/>
        <w:rPr>
          <w:del w:id="548" w:author="Trần Vân Anh" w:date="2023-11-13T20:27:00Z"/>
        </w:rPr>
        <w:pPrChange w:id="549" w:author="Trần Vân Anh" w:date="2023-11-13T20:27:00Z">
          <w:pPr/>
        </w:pPrChange>
      </w:pPr>
    </w:p>
    <w:p w:rsidR="004F67B2" w:rsidRPr="004F67B2" w:rsidDel="00A46A19" w:rsidRDefault="00F658F4">
      <w:pPr>
        <w:pStyle w:val="Heading1"/>
        <w:rPr>
          <w:del w:id="550" w:author="Trần Vân Anh" w:date="2023-11-13T20:01:00Z"/>
        </w:rPr>
      </w:pPr>
      <w:bookmarkStart w:id="551" w:name="_Toc150798923"/>
      <w:r w:rsidRPr="00750CE2">
        <w:rPr>
          <w:b w:val="0"/>
          <w:u w:val="single"/>
          <w:rPrChange w:id="552" w:author="Trần Vân Anh" w:date="2023-11-13T15:58:00Z">
            <w:rPr>
              <w:b w:val="0"/>
            </w:rPr>
          </w:rPrChange>
        </w:rPr>
        <w:t>Câu 3</w:t>
      </w:r>
      <w:r w:rsidRPr="00AC52CF">
        <w:t>:</w:t>
      </w:r>
      <w:r w:rsidRPr="00D11627">
        <w:t xml:space="preserve"> </w:t>
      </w:r>
      <w:r w:rsidRPr="007D4CB2">
        <w:rPr>
          <w:b w:val="0"/>
        </w:rPr>
        <w:t>Hãy tìm hiểu 1 đ</w:t>
      </w:r>
      <w:r w:rsidRPr="00021041">
        <w:rPr>
          <w:b w:val="0"/>
          <w:rPrChange w:id="553" w:author="Trần Vân Anh" w:date="2023-11-13T19:57:00Z">
            <w:rPr>
              <w:b w:val="0"/>
            </w:rPr>
          </w:rPrChange>
        </w:rPr>
        <w:t>ồ án/khóa luận tốt nghiệp trong ngành học của mình và tóm tắt lại các nội dung sau: Tên đồ án; Tác giả, Nơi công bố, Năm công bố; Mục tiêu nghiên cứu; Cơ sở lý thuyết; Phương pháp thu thập và xử lý thông tin; Kết quả đạt được; Hạn chế của công trình.</w:t>
      </w:r>
      <w:bookmarkEnd w:id="551"/>
    </w:p>
    <w:p w:rsidR="000927B5" w:rsidRDefault="000927B5">
      <w:pPr>
        <w:pStyle w:val="Heading1"/>
        <w:pPrChange w:id="554" w:author="Trần Vân Anh" w:date="2023-11-13T20:01:00Z">
          <w:pPr>
            <w:pStyle w:val="Heading2"/>
          </w:pPr>
        </w:pPrChange>
      </w:pPr>
      <w:del w:id="555" w:author="Trần Vân Anh" w:date="2023-11-13T20:01:00Z">
        <w:r w:rsidDel="000E525C">
          <w:delText>T</w:delText>
        </w:r>
        <w:r w:rsidR="00270649" w:rsidDel="000E525C">
          <w:delText>ìm hiểu đồ án tốt nghiệp ngành CNTT và T</w:delText>
        </w:r>
        <w:r w:rsidDel="000E525C">
          <w:delText>óm tắt các nội dung</w:delText>
        </w:r>
      </w:del>
    </w:p>
    <w:p w:rsidR="000927B5" w:rsidRPr="00167321" w:rsidRDefault="00B93DAF">
      <w:pPr>
        <w:pStyle w:val="ListParagraph"/>
        <w:numPr>
          <w:ilvl w:val="0"/>
          <w:numId w:val="5"/>
        </w:numPr>
        <w:ind w:left="284" w:hanging="284"/>
        <w:contextualSpacing w:val="0"/>
        <w:rPr>
          <w:bCs/>
        </w:rPr>
        <w:pPrChange w:id="556" w:author="Trần Vân Anh" w:date="2023-11-13T18:45:00Z">
          <w:pPr>
            <w:pStyle w:val="ListParagraph"/>
            <w:numPr>
              <w:numId w:val="5"/>
            </w:numPr>
            <w:ind w:left="284" w:hanging="360"/>
          </w:pPr>
        </w:pPrChange>
      </w:pPr>
      <w:r>
        <w:t>Tên đồ án</w:t>
      </w:r>
      <w:r w:rsidR="00167321">
        <w:t xml:space="preserve">: </w:t>
      </w:r>
      <w:r w:rsidR="00167321" w:rsidRPr="00F96749">
        <w:rPr>
          <w:bCs/>
        </w:rPr>
        <w:t>Hệ thống tư vấn món ăn dựa trên thói quen và đánh giá của khách hàng</w:t>
      </w:r>
      <w:ins w:id="557" w:author="Trần Vân Anh" w:date="2023-11-13T20:01:00Z">
        <w:r w:rsidR="000E525C">
          <w:rPr>
            <w:bCs/>
            <w:vertAlign w:val="superscript"/>
          </w:rPr>
          <w:t>[2]</w:t>
        </w:r>
      </w:ins>
    </w:p>
    <w:p w:rsidR="000927B5" w:rsidRDefault="00167321">
      <w:pPr>
        <w:pStyle w:val="ListParagraph"/>
        <w:numPr>
          <w:ilvl w:val="0"/>
          <w:numId w:val="2"/>
        </w:numPr>
        <w:ind w:left="284" w:hanging="283"/>
        <w:contextualSpacing w:val="0"/>
        <w:pPrChange w:id="558" w:author="Trần Vân Anh" w:date="2023-11-13T18:45:00Z">
          <w:pPr>
            <w:pStyle w:val="ListParagraph"/>
            <w:numPr>
              <w:numId w:val="2"/>
            </w:numPr>
            <w:ind w:left="284" w:hanging="283"/>
          </w:pPr>
        </w:pPrChange>
      </w:pPr>
      <w:r>
        <w:t>Tác giả:</w:t>
      </w:r>
      <w:r w:rsidRPr="00167321">
        <w:rPr>
          <w:bCs/>
        </w:rPr>
        <w:t xml:space="preserve"> </w:t>
      </w:r>
      <w:r w:rsidR="00C90E15" w:rsidRPr="00C90E15">
        <w:fldChar w:fldCharType="begin"/>
      </w:r>
      <w:r w:rsidR="00C90E15" w:rsidRPr="00C90E15">
        <w:instrText xml:space="preserve"> HYPERLINK "http://dlib.ptit.edu.vn/browse?type=author&amp;value=PGS.TS+Tr%E1%BA%A7n%2C+%C4%90%C3%ACnh+Qu%E1%BA%BF" </w:instrText>
      </w:r>
      <w:r w:rsidR="00C90E15" w:rsidRPr="00C90E15">
        <w:fldChar w:fldCharType="separate"/>
      </w:r>
      <w:r w:rsidR="00C90E15" w:rsidRPr="00C90E15">
        <w:t>PGS.TS Trần Đình Quế</w:t>
      </w:r>
      <w:r w:rsidR="00C90E15" w:rsidRPr="00C90E15">
        <w:fldChar w:fldCharType="end"/>
      </w:r>
      <w:r w:rsidR="00C90E15">
        <w:rPr>
          <w:bCs/>
        </w:rPr>
        <w:t xml:space="preserve">, </w:t>
      </w:r>
      <w:r w:rsidR="00DC4504">
        <w:rPr>
          <w:bCs/>
        </w:rPr>
        <w:t xml:space="preserve">sinh viên </w:t>
      </w:r>
      <w:r w:rsidR="00C90E15" w:rsidRPr="00C90E15">
        <w:rPr>
          <w:bCs/>
        </w:rPr>
        <w:fldChar w:fldCharType="begin"/>
      </w:r>
      <w:r w:rsidR="00C90E15" w:rsidRPr="00C90E15">
        <w:rPr>
          <w:bCs/>
        </w:rPr>
        <w:instrText xml:space="preserve"> HYPERLINK "http://dlib.ptit.edu.vn/browse?type=author&amp;value=Ho%C3%A0ng%2C+T%C4%83ng+Kh%E1%BA%A3i" </w:instrText>
      </w:r>
      <w:r w:rsidR="00C90E15" w:rsidRPr="00C90E15">
        <w:rPr>
          <w:bCs/>
        </w:rPr>
        <w:fldChar w:fldCharType="separate"/>
      </w:r>
      <w:r w:rsidR="00C90E15" w:rsidRPr="00B93DAF">
        <w:rPr>
          <w:bCs/>
        </w:rPr>
        <w:t>Hoàng Tăng Khải</w:t>
      </w:r>
      <w:r w:rsidR="00C90E15" w:rsidRPr="00C90E15">
        <w:rPr>
          <w:bCs/>
        </w:rPr>
        <w:t xml:space="preserve"> </w:t>
      </w:r>
      <w:r w:rsidR="00C90E15" w:rsidRPr="00C90E15">
        <w:rPr>
          <w:bCs/>
        </w:rPr>
        <w:fldChar w:fldCharType="end"/>
      </w:r>
    </w:p>
    <w:p w:rsidR="00167321" w:rsidRDefault="00167321">
      <w:pPr>
        <w:pStyle w:val="ListParagraph"/>
        <w:numPr>
          <w:ilvl w:val="0"/>
          <w:numId w:val="5"/>
        </w:numPr>
        <w:ind w:left="284" w:hanging="284"/>
        <w:contextualSpacing w:val="0"/>
        <w:rPr>
          <w:bCs/>
        </w:rPr>
        <w:pPrChange w:id="559" w:author="Trần Vân Anh" w:date="2023-11-13T18:45:00Z">
          <w:pPr>
            <w:pStyle w:val="ListParagraph"/>
            <w:numPr>
              <w:numId w:val="5"/>
            </w:numPr>
            <w:ind w:left="284" w:hanging="360"/>
          </w:pPr>
        </w:pPrChange>
      </w:pPr>
      <w:r>
        <w:t xml:space="preserve">Nơi công bố: </w:t>
      </w:r>
      <w:r w:rsidRPr="00B93DAF">
        <w:rPr>
          <w:bCs/>
        </w:rPr>
        <w:t>Thư viện số - Học viện CNBCVT</w:t>
      </w:r>
    </w:p>
    <w:p w:rsidR="00167321" w:rsidRPr="00167321" w:rsidDel="00FD7FCA" w:rsidRDefault="00167321">
      <w:pPr>
        <w:pStyle w:val="ListParagraph"/>
        <w:numPr>
          <w:ilvl w:val="1"/>
          <w:numId w:val="5"/>
        </w:numPr>
        <w:spacing w:before="0"/>
        <w:ind w:left="567" w:hanging="283"/>
        <w:rPr>
          <w:del w:id="560" w:author="Trần Vân Anh" w:date="2023-11-13T20:12:00Z"/>
          <w:bCs/>
        </w:rPr>
        <w:pPrChange w:id="561" w:author="Trần Vân Anh" w:date="2023-11-13T16:32:00Z">
          <w:pPr>
            <w:pStyle w:val="ListParagraph"/>
            <w:numPr>
              <w:ilvl w:val="1"/>
              <w:numId w:val="5"/>
            </w:numPr>
            <w:ind w:left="567" w:hanging="283"/>
          </w:pPr>
        </w:pPrChange>
      </w:pPr>
      <w:del w:id="562" w:author="Trần Vân Anh" w:date="2023-11-13T20:12:00Z">
        <w:r w:rsidDel="00FD7FCA">
          <w:rPr>
            <w:bCs/>
          </w:rPr>
          <w:delText>Link</w:delText>
        </w:r>
        <w:r w:rsidR="001E0B81" w:rsidDel="00FD7FCA">
          <w:rPr>
            <w:bCs/>
          </w:rPr>
          <w:delText xml:space="preserve">: </w:delText>
        </w:r>
        <w:r w:rsidR="001E0B81" w:rsidDel="00FD7FCA">
          <w:rPr>
            <w:color w:val="0563C1" w:themeColor="hyperlink"/>
            <w:u w:val="single"/>
          </w:rPr>
          <w:fldChar w:fldCharType="begin"/>
        </w:r>
        <w:r w:rsidR="001E0B81" w:rsidDel="00FD7FCA">
          <w:rPr>
            <w:color w:val="0563C1" w:themeColor="hyperlink"/>
            <w:u w:val="single"/>
          </w:rPr>
          <w:delInstrText xml:space="preserve"> HYPERLINK "</w:delInstrText>
        </w:r>
        <w:r w:rsidR="001E0B81" w:rsidRPr="00B93DAF" w:rsidDel="00FD7FCA">
          <w:rPr>
            <w:color w:val="0563C1" w:themeColor="hyperlink"/>
            <w:u w:val="single"/>
          </w:rPr>
          <w:delInstrText>http://dlib.ptit.edu.vn/handle/HVCNBCVT/2505</w:delInstrText>
        </w:r>
        <w:r w:rsidR="001E0B81" w:rsidDel="00FD7FCA">
          <w:rPr>
            <w:color w:val="0563C1" w:themeColor="hyperlink"/>
            <w:u w:val="single"/>
          </w:rPr>
          <w:delInstrText xml:space="preserve">" </w:delInstrText>
        </w:r>
        <w:r w:rsidR="001E0B81" w:rsidDel="00FD7FCA">
          <w:rPr>
            <w:color w:val="0563C1" w:themeColor="hyperlink"/>
            <w:u w:val="single"/>
          </w:rPr>
          <w:fldChar w:fldCharType="separate"/>
        </w:r>
        <w:r w:rsidR="001E0B81" w:rsidRPr="0006793C" w:rsidDel="00FD7FCA">
          <w:rPr>
            <w:rStyle w:val="Hyperlink"/>
          </w:rPr>
          <w:delText>http://dlib.ptit.edu.vn/handle/HVCNBCVT/2505</w:delText>
        </w:r>
        <w:r w:rsidR="001E0B81" w:rsidDel="00FD7FCA">
          <w:rPr>
            <w:color w:val="0563C1" w:themeColor="hyperlink"/>
            <w:u w:val="single"/>
          </w:rPr>
          <w:fldChar w:fldCharType="end"/>
        </w:r>
      </w:del>
    </w:p>
    <w:p w:rsidR="00167321" w:rsidRDefault="00167321">
      <w:pPr>
        <w:pStyle w:val="ListParagraph"/>
        <w:numPr>
          <w:ilvl w:val="0"/>
          <w:numId w:val="2"/>
        </w:numPr>
        <w:ind w:left="284" w:hanging="283"/>
        <w:contextualSpacing w:val="0"/>
        <w:pPrChange w:id="563" w:author="Trần Vân Anh" w:date="2023-11-13T18:45:00Z">
          <w:pPr>
            <w:pStyle w:val="ListParagraph"/>
            <w:numPr>
              <w:numId w:val="2"/>
            </w:numPr>
            <w:ind w:left="284" w:hanging="283"/>
          </w:pPr>
        </w:pPrChange>
      </w:pPr>
      <w:r>
        <w:t>Năm công bố:</w:t>
      </w:r>
      <w:r w:rsidR="00C90E15">
        <w:t xml:space="preserve"> 2022</w:t>
      </w:r>
    </w:p>
    <w:p w:rsidR="00B32EED" w:rsidRDefault="00167321">
      <w:pPr>
        <w:pStyle w:val="ListParagraph"/>
        <w:numPr>
          <w:ilvl w:val="0"/>
          <w:numId w:val="2"/>
        </w:numPr>
        <w:ind w:left="284" w:hanging="283"/>
        <w:contextualSpacing w:val="0"/>
        <w:rPr>
          <w:ins w:id="564" w:author="Trần Vân Anh" w:date="2023-11-13T18:13:00Z"/>
        </w:rPr>
        <w:pPrChange w:id="565" w:author="Trần Vân Anh" w:date="2023-11-13T18:45:00Z">
          <w:pPr>
            <w:pStyle w:val="ListParagraph"/>
            <w:numPr>
              <w:numId w:val="2"/>
            </w:numPr>
            <w:spacing w:before="0"/>
            <w:ind w:left="284" w:hanging="283"/>
          </w:pPr>
        </w:pPrChange>
      </w:pPr>
      <w:r>
        <w:t>Mục tiêu nghiên cứu</w:t>
      </w:r>
      <w:ins w:id="566" w:author="Trần Vân Anh" w:date="2023-11-13T18:09:00Z">
        <w:r w:rsidR="00AA740D">
          <w:t xml:space="preserve">: </w:t>
        </w:r>
      </w:ins>
    </w:p>
    <w:p w:rsidR="00167321" w:rsidRDefault="00A4150F">
      <w:pPr>
        <w:pStyle w:val="ListParagraph"/>
        <w:numPr>
          <w:ilvl w:val="1"/>
          <w:numId w:val="2"/>
        </w:numPr>
        <w:spacing w:before="0"/>
        <w:ind w:left="567" w:hanging="284"/>
        <w:rPr>
          <w:ins w:id="567" w:author="Trần Vân Anh" w:date="2023-11-13T18:22:00Z"/>
        </w:rPr>
        <w:pPrChange w:id="568" w:author="Trần Vân Anh" w:date="2023-11-13T18:24:00Z">
          <w:pPr>
            <w:pStyle w:val="ListParagraph"/>
            <w:numPr>
              <w:ilvl w:val="1"/>
              <w:numId w:val="2"/>
            </w:numPr>
            <w:spacing w:before="0"/>
            <w:ind w:left="1440" w:hanging="360"/>
          </w:pPr>
        </w:pPrChange>
      </w:pPr>
      <w:ins w:id="569" w:author="Trần Vân Anh" w:date="2023-11-13T18:11:00Z">
        <w:r>
          <w:t xml:space="preserve">Nghiên cứu và </w:t>
        </w:r>
      </w:ins>
      <w:ins w:id="570" w:author="Trần Vân Anh" w:date="2023-11-13T18:21:00Z">
        <w:r w:rsidR="00531FD5">
          <w:t xml:space="preserve">đề xuất món </w:t>
        </w:r>
      </w:ins>
      <w:ins w:id="571" w:author="Trần Vân Anh" w:date="2023-11-13T18:22:00Z">
        <w:r w:rsidR="00531FD5">
          <w:t>ăn dựa trên thói quen và đánh giá của khách hàng</w:t>
        </w:r>
      </w:ins>
    </w:p>
    <w:p w:rsidR="00B32EED" w:rsidRDefault="0044448F">
      <w:pPr>
        <w:pStyle w:val="ListParagraph"/>
        <w:numPr>
          <w:ilvl w:val="1"/>
          <w:numId w:val="2"/>
        </w:numPr>
        <w:spacing w:before="0"/>
        <w:ind w:left="567" w:hanging="284"/>
        <w:pPrChange w:id="572" w:author="Trần Vân Anh" w:date="2023-11-13T18:24:00Z">
          <w:pPr>
            <w:pStyle w:val="ListParagraph"/>
            <w:numPr>
              <w:numId w:val="2"/>
            </w:numPr>
            <w:ind w:left="284" w:hanging="283"/>
          </w:pPr>
        </w:pPrChange>
      </w:pPr>
      <w:ins w:id="573" w:author="Trần Vân Anh" w:date="2023-11-13T18:23:00Z">
        <w:r>
          <w:t>Tích hợp hệ thống</w:t>
        </w:r>
      </w:ins>
      <w:ins w:id="574" w:author="Trần Vân Anh" w:date="2023-11-13T18:24:00Z">
        <w:r w:rsidR="00867F1C">
          <w:t xml:space="preserve"> </w:t>
        </w:r>
      </w:ins>
      <w:ins w:id="575" w:author="Trần Vân Anh" w:date="2023-11-13T18:23:00Z">
        <w:r>
          <w:t xml:space="preserve">tư vấn </w:t>
        </w:r>
        <w:r w:rsidR="00867F1C">
          <w:t>vào một ứng dụng mobile giúp người dùng xem những công thức nấu ăn được hệ thống tư vấn</w:t>
        </w:r>
      </w:ins>
    </w:p>
    <w:p w:rsidR="00167321" w:rsidRDefault="00167321">
      <w:pPr>
        <w:pStyle w:val="ListParagraph"/>
        <w:numPr>
          <w:ilvl w:val="0"/>
          <w:numId w:val="2"/>
        </w:numPr>
        <w:ind w:left="284" w:hanging="283"/>
        <w:contextualSpacing w:val="0"/>
        <w:rPr>
          <w:ins w:id="576" w:author="Trần Vân Anh" w:date="2023-11-13T18:24:00Z"/>
        </w:rPr>
        <w:pPrChange w:id="577" w:author="Trần Vân Anh" w:date="2023-11-13T18:45:00Z">
          <w:pPr>
            <w:pStyle w:val="ListParagraph"/>
            <w:numPr>
              <w:numId w:val="2"/>
            </w:numPr>
            <w:spacing w:before="0"/>
            <w:ind w:left="284" w:hanging="283"/>
          </w:pPr>
        </w:pPrChange>
      </w:pPr>
      <w:r>
        <w:t>Cơ sở lý thuyết</w:t>
      </w:r>
      <w:ins w:id="578" w:author="Trần Vân Anh" w:date="2023-11-13T18:12:00Z">
        <w:r w:rsidR="00B50E97">
          <w:t xml:space="preserve">: </w:t>
        </w:r>
      </w:ins>
    </w:p>
    <w:p w:rsidR="00867F1C" w:rsidRDefault="001C383F" w:rsidP="00867F1C">
      <w:pPr>
        <w:pStyle w:val="ListParagraph"/>
        <w:numPr>
          <w:ilvl w:val="1"/>
          <w:numId w:val="2"/>
        </w:numPr>
        <w:spacing w:before="0"/>
        <w:ind w:left="567" w:hanging="284"/>
        <w:rPr>
          <w:ins w:id="579" w:author="Trần Vân Anh" w:date="2023-11-13T18:34:00Z"/>
        </w:rPr>
      </w:pPr>
      <w:ins w:id="580" w:author="Trần Vân Anh" w:date="2023-11-13T18:28:00Z">
        <w:r>
          <w:t>Các lý thuyết liên quan</w:t>
        </w:r>
      </w:ins>
      <w:ins w:id="581" w:author="Trần Vân Anh" w:date="2023-11-13T18:45:00Z">
        <w:r w:rsidR="008960C5">
          <w:t>:</w:t>
        </w:r>
      </w:ins>
    </w:p>
    <w:p w:rsidR="00F322E8" w:rsidRDefault="00F322E8" w:rsidP="00F322E8">
      <w:pPr>
        <w:pStyle w:val="ListParagraph"/>
        <w:numPr>
          <w:ilvl w:val="0"/>
          <w:numId w:val="26"/>
        </w:numPr>
        <w:ind w:left="851" w:hanging="284"/>
        <w:rPr>
          <w:ins w:id="582" w:author="Trần Vân Anh" w:date="2023-11-13T18:36:00Z"/>
        </w:rPr>
      </w:pPr>
      <w:ins w:id="583" w:author="Trần Vân Anh" w:date="2023-11-13T18:36:00Z">
        <w:r w:rsidRPr="00F322E8">
          <w:t>Hệ thống tư vấn Recommendation Systems (RecSys)</w:t>
        </w:r>
      </w:ins>
    </w:p>
    <w:p w:rsidR="00F322E8" w:rsidRDefault="00861FB0" w:rsidP="00191DD0">
      <w:pPr>
        <w:pStyle w:val="ListParagraph"/>
        <w:numPr>
          <w:ilvl w:val="0"/>
          <w:numId w:val="26"/>
        </w:numPr>
        <w:ind w:left="851" w:hanging="284"/>
        <w:rPr>
          <w:ins w:id="584" w:author="Trần Vân Anh" w:date="2023-11-13T18:40:00Z"/>
        </w:rPr>
      </w:pPr>
      <w:ins w:id="585" w:author="Trần Vân Anh" w:date="2023-11-13T18:39:00Z">
        <w:r>
          <w:t>Phương pháp</w:t>
        </w:r>
      </w:ins>
      <w:ins w:id="586" w:author="Trần Vân Anh" w:date="2023-11-13T18:36:00Z">
        <w:r w:rsidR="00191DD0" w:rsidRPr="00191DD0">
          <w:t xml:space="preserve"> phân tích suy biến SVD </w:t>
        </w:r>
      </w:ins>
    </w:p>
    <w:p w:rsidR="00F322E8" w:rsidRDefault="00F322E8">
      <w:pPr>
        <w:pStyle w:val="ListParagraph"/>
        <w:numPr>
          <w:ilvl w:val="1"/>
          <w:numId w:val="25"/>
        </w:numPr>
        <w:ind w:left="567" w:hanging="283"/>
        <w:rPr>
          <w:ins w:id="587" w:author="Trần Vân Anh" w:date="2023-11-13T18:35:00Z"/>
        </w:rPr>
        <w:pPrChange w:id="588" w:author="Trần Vân Anh" w:date="2023-11-13T18:37:00Z">
          <w:pPr>
            <w:pStyle w:val="ListParagraph"/>
            <w:numPr>
              <w:ilvl w:val="1"/>
              <w:numId w:val="25"/>
            </w:numPr>
            <w:ind w:left="851" w:hanging="283"/>
          </w:pPr>
        </w:pPrChange>
      </w:pPr>
      <w:ins w:id="589" w:author="Trần Vân Anh" w:date="2023-11-13T18:35:00Z">
        <w:r>
          <w:t xml:space="preserve">Các khái niệm trong đề tài nghiên cứu: </w:t>
        </w:r>
      </w:ins>
    </w:p>
    <w:p w:rsidR="00191DD0" w:rsidRDefault="00620BC6" w:rsidP="00F322E8">
      <w:pPr>
        <w:pStyle w:val="ListParagraph"/>
        <w:numPr>
          <w:ilvl w:val="0"/>
          <w:numId w:val="26"/>
        </w:numPr>
        <w:ind w:left="851" w:hanging="284"/>
        <w:rPr>
          <w:ins w:id="590" w:author="Trần Vân Anh" w:date="2023-11-13T18:37:00Z"/>
        </w:rPr>
      </w:pPr>
      <w:ins w:id="591" w:author="Trần Vân Anh" w:date="2023-11-13T21:12:00Z">
        <w:r>
          <w:t>Món ăn</w:t>
        </w:r>
      </w:ins>
      <w:ins w:id="592" w:author="Trần Vân Anh" w:date="2023-11-13T21:13:00Z">
        <w:r>
          <w:t xml:space="preserve"> </w:t>
        </w:r>
      </w:ins>
      <w:ins w:id="593" w:author="Trần Vân Anh" w:date="2023-11-13T21:12:00Z">
        <w:r>
          <w:t>(</w:t>
        </w:r>
      </w:ins>
      <w:ins w:id="594" w:author="Trần Vân Anh" w:date="2023-11-13T21:13:00Z">
        <w:r>
          <w:t>meal)</w:t>
        </w:r>
      </w:ins>
    </w:p>
    <w:p w:rsidR="0003230A" w:rsidRDefault="00620BC6" w:rsidP="00B2505E">
      <w:pPr>
        <w:pStyle w:val="ListParagraph"/>
        <w:numPr>
          <w:ilvl w:val="0"/>
          <w:numId w:val="26"/>
        </w:numPr>
        <w:ind w:left="851" w:hanging="284"/>
        <w:rPr>
          <w:ins w:id="595" w:author="Trần Vân Anh" w:date="2023-11-13T21:12:00Z"/>
        </w:rPr>
      </w:pPr>
      <w:ins w:id="596" w:author="Trần Vân Anh" w:date="2023-11-13T21:12:00Z">
        <w:r>
          <w:t>Thói quen</w:t>
        </w:r>
      </w:ins>
      <w:ins w:id="597" w:author="Trần Vân Anh" w:date="2023-11-13T21:13:00Z">
        <w:r>
          <w:t xml:space="preserve"> (habit)</w:t>
        </w:r>
      </w:ins>
    </w:p>
    <w:p w:rsidR="00620BC6" w:rsidRDefault="00620BC6" w:rsidP="00B2505E">
      <w:pPr>
        <w:pStyle w:val="ListParagraph"/>
        <w:numPr>
          <w:ilvl w:val="0"/>
          <w:numId w:val="26"/>
        </w:numPr>
        <w:ind w:left="851" w:hanging="284"/>
        <w:rPr>
          <w:ins w:id="598" w:author="Trần Vân Anh" w:date="2023-11-13T21:12:00Z"/>
        </w:rPr>
      </w:pPr>
      <w:ins w:id="599" w:author="Trần Vân Anh" w:date="2023-11-13T21:12:00Z">
        <w:r>
          <w:t>Đánh giá</w:t>
        </w:r>
      </w:ins>
      <w:ins w:id="600" w:author="Trần Vân Anh" w:date="2023-11-13T21:13:00Z">
        <w:r>
          <w:t xml:space="preserve"> (review)</w:t>
        </w:r>
      </w:ins>
    </w:p>
    <w:p w:rsidR="00620BC6" w:rsidRDefault="00620BC6" w:rsidP="00B2505E">
      <w:pPr>
        <w:pStyle w:val="ListParagraph"/>
        <w:numPr>
          <w:ilvl w:val="0"/>
          <w:numId w:val="26"/>
        </w:numPr>
        <w:ind w:left="851" w:hanging="284"/>
        <w:rPr>
          <w:ins w:id="601" w:author="Trần Vân Anh" w:date="2023-11-13T18:41:00Z"/>
        </w:rPr>
      </w:pPr>
      <w:ins w:id="602" w:author="Trần Vân Anh" w:date="2023-11-13T21:12:00Z">
        <w:r>
          <w:t>Khách hàng</w:t>
        </w:r>
      </w:ins>
      <w:ins w:id="603" w:author="Trần Vân Anh" w:date="2023-11-13T21:13:00Z">
        <w:r>
          <w:t xml:space="preserve"> </w:t>
        </w:r>
      </w:ins>
      <w:ins w:id="604" w:author="Trần Vân Anh" w:date="2023-11-13T21:12:00Z">
        <w:r>
          <w:t>(customer)</w:t>
        </w:r>
      </w:ins>
    </w:p>
    <w:p w:rsidR="00867F1C" w:rsidDel="002B638D" w:rsidRDefault="00867F1C">
      <w:pPr>
        <w:pStyle w:val="ListParagraph"/>
        <w:numPr>
          <w:ilvl w:val="1"/>
          <w:numId w:val="2"/>
        </w:numPr>
        <w:ind w:left="567" w:hanging="284"/>
        <w:contextualSpacing w:val="0"/>
        <w:rPr>
          <w:del w:id="605" w:author="Trần Vân Anh" w:date="2023-11-13T18:31:00Z"/>
        </w:rPr>
        <w:pPrChange w:id="606" w:author="Trần Vân Anh" w:date="2023-11-13T18:45:00Z">
          <w:pPr>
            <w:pStyle w:val="ListParagraph"/>
            <w:numPr>
              <w:numId w:val="2"/>
            </w:numPr>
            <w:ind w:left="284" w:hanging="283"/>
          </w:pPr>
        </w:pPrChange>
      </w:pPr>
    </w:p>
    <w:p w:rsidR="00167321" w:rsidRDefault="00167321">
      <w:pPr>
        <w:pStyle w:val="ListParagraph"/>
        <w:numPr>
          <w:ilvl w:val="0"/>
          <w:numId w:val="2"/>
        </w:numPr>
        <w:ind w:left="284" w:hanging="283"/>
        <w:contextualSpacing w:val="0"/>
        <w:rPr>
          <w:ins w:id="607" w:author="Trần Vân Anh" w:date="2023-11-13T18:24:00Z"/>
        </w:rPr>
        <w:pPrChange w:id="608" w:author="Trần Vân Anh" w:date="2023-11-13T18:45:00Z">
          <w:pPr>
            <w:pStyle w:val="ListParagraph"/>
            <w:numPr>
              <w:numId w:val="2"/>
            </w:numPr>
            <w:spacing w:before="0"/>
            <w:ind w:left="284" w:hanging="283"/>
          </w:pPr>
        </w:pPrChange>
      </w:pPr>
      <w:r>
        <w:t>Phương pháp thu thập và xử lý thông tin</w:t>
      </w:r>
      <w:ins w:id="609" w:author="Trần Vân Anh" w:date="2023-11-13T18:24:00Z">
        <w:r w:rsidR="000B0591">
          <w:t>:</w:t>
        </w:r>
      </w:ins>
    </w:p>
    <w:p w:rsidR="001C383F" w:rsidRPr="001C383F" w:rsidRDefault="001C383F" w:rsidP="001C383F">
      <w:pPr>
        <w:pStyle w:val="ListParagraph"/>
        <w:numPr>
          <w:ilvl w:val="1"/>
          <w:numId w:val="2"/>
        </w:numPr>
        <w:spacing w:before="0"/>
        <w:ind w:left="567" w:hanging="284"/>
        <w:rPr>
          <w:ins w:id="610" w:author="Trần Vân Anh" w:date="2023-11-13T18:27:00Z"/>
        </w:rPr>
      </w:pPr>
      <w:ins w:id="611" w:author="Trần Vân Anh" w:date="2023-11-13T18:27:00Z">
        <w:r w:rsidRPr="001C383F">
          <w:t>Phương pháp toán học</w:t>
        </w:r>
      </w:ins>
    </w:p>
    <w:p w:rsidR="000B0591" w:rsidRPr="006264C3" w:rsidRDefault="001C383F" w:rsidP="001C383F">
      <w:pPr>
        <w:pStyle w:val="ListParagraph"/>
        <w:numPr>
          <w:ilvl w:val="1"/>
          <w:numId w:val="2"/>
        </w:numPr>
        <w:spacing w:before="0"/>
        <w:ind w:left="567" w:hanging="284"/>
        <w:rPr>
          <w:ins w:id="612" w:author="Trần Vân Anh" w:date="2023-11-13T18:46:00Z"/>
        </w:rPr>
      </w:pPr>
      <w:ins w:id="613" w:author="Trần Vân Anh" w:date="2023-11-13T18:27:00Z">
        <w:r w:rsidRPr="001C383F">
          <w:rPr>
            <w:bCs/>
          </w:rPr>
          <w:t>Phương pháp nghiên cứu định lượng</w:t>
        </w:r>
      </w:ins>
    </w:p>
    <w:p w:rsidR="000C3C62" w:rsidDel="000C3C62" w:rsidRDefault="000C3C62">
      <w:pPr>
        <w:pStyle w:val="ListParagraph"/>
        <w:numPr>
          <w:ilvl w:val="1"/>
          <w:numId w:val="2"/>
        </w:numPr>
        <w:spacing w:before="0"/>
        <w:ind w:left="567" w:hanging="284"/>
        <w:rPr>
          <w:del w:id="614" w:author="Trần Vân Anh" w:date="2023-11-13T18:48:00Z"/>
        </w:rPr>
        <w:pPrChange w:id="615" w:author="Trần Vân Anh" w:date="2023-11-13T18:27:00Z">
          <w:pPr>
            <w:pStyle w:val="ListParagraph"/>
            <w:numPr>
              <w:numId w:val="2"/>
            </w:numPr>
            <w:ind w:left="284" w:hanging="283"/>
          </w:pPr>
        </w:pPrChange>
      </w:pPr>
    </w:p>
    <w:p w:rsidR="00167321" w:rsidRDefault="00167321">
      <w:pPr>
        <w:pStyle w:val="ListParagraph"/>
        <w:numPr>
          <w:ilvl w:val="0"/>
          <w:numId w:val="2"/>
        </w:numPr>
        <w:ind w:left="284" w:hanging="283"/>
        <w:contextualSpacing w:val="0"/>
        <w:rPr>
          <w:ins w:id="616" w:author="Trần Vân Anh" w:date="2023-11-13T18:42:00Z"/>
        </w:rPr>
        <w:pPrChange w:id="617" w:author="Trần Vân Anh" w:date="2023-11-13T18:45:00Z">
          <w:pPr>
            <w:pStyle w:val="ListParagraph"/>
            <w:numPr>
              <w:numId w:val="2"/>
            </w:numPr>
            <w:spacing w:before="0"/>
            <w:ind w:left="284" w:hanging="283"/>
          </w:pPr>
        </w:pPrChange>
      </w:pPr>
      <w:r>
        <w:t>Kết quả đạt được</w:t>
      </w:r>
    </w:p>
    <w:p w:rsidR="00AB1F27" w:rsidRDefault="00646CB9" w:rsidP="00AB1F27">
      <w:pPr>
        <w:pStyle w:val="ListParagraph"/>
        <w:numPr>
          <w:ilvl w:val="1"/>
          <w:numId w:val="2"/>
        </w:numPr>
        <w:spacing w:before="0"/>
        <w:ind w:left="567" w:hanging="284"/>
        <w:rPr>
          <w:ins w:id="618" w:author="Trần Vân Anh" w:date="2023-11-13T18:44:00Z"/>
        </w:rPr>
      </w:pPr>
      <w:ins w:id="619" w:author="Trần Vân Anh" w:date="2023-11-13T18:44:00Z">
        <w:r>
          <w:t>T</w:t>
        </w:r>
      </w:ins>
      <w:ins w:id="620" w:author="Trần Vân Anh" w:date="2023-11-13T18:45:00Z">
        <w:r>
          <w:t>i</w:t>
        </w:r>
      </w:ins>
      <w:ins w:id="621" w:author="Trần Vân Anh" w:date="2023-11-13T18:44:00Z">
        <w:r>
          <w:t>m hiểu được tổng quan hệ thống tư vấn, hiểu rõ và triển khai được kỹ thuật tư vấn dựa trên thuật toán SVD</w:t>
        </w:r>
      </w:ins>
    </w:p>
    <w:p w:rsidR="00646CB9" w:rsidRPr="001C383F" w:rsidRDefault="00646CB9" w:rsidP="00AB1F27">
      <w:pPr>
        <w:pStyle w:val="ListParagraph"/>
        <w:numPr>
          <w:ilvl w:val="1"/>
          <w:numId w:val="2"/>
        </w:numPr>
        <w:spacing w:before="0"/>
        <w:ind w:left="567" w:hanging="284"/>
        <w:rPr>
          <w:ins w:id="622" w:author="Trần Vân Anh" w:date="2023-11-13T18:42:00Z"/>
        </w:rPr>
      </w:pPr>
      <w:ins w:id="623" w:author="Trần Vân Anh" w:date="2023-11-13T18:44:00Z">
        <w:r>
          <w:t xml:space="preserve">Cài đặt thành công bộ dữ liệu mẫu để đánh giá thuật toán SVD và xây dựng </w:t>
        </w:r>
      </w:ins>
      <w:ins w:id="624" w:author="Trần Vân Anh" w:date="2023-11-13T18:45:00Z">
        <w:r>
          <w:t>hệ thống tư vấn thử nghiệm</w:t>
        </w:r>
      </w:ins>
    </w:p>
    <w:p w:rsidR="00AB1F27" w:rsidDel="00646CB9" w:rsidRDefault="00AB1F27">
      <w:pPr>
        <w:pStyle w:val="ListParagraph"/>
        <w:numPr>
          <w:ilvl w:val="1"/>
          <w:numId w:val="2"/>
        </w:numPr>
        <w:ind w:left="567" w:hanging="284"/>
        <w:contextualSpacing w:val="0"/>
        <w:rPr>
          <w:del w:id="625" w:author="Trần Vân Anh" w:date="2023-11-13T18:44:00Z"/>
        </w:rPr>
        <w:pPrChange w:id="626" w:author="Trần Vân Anh" w:date="2023-11-13T18:45:00Z">
          <w:pPr>
            <w:pStyle w:val="ListParagraph"/>
            <w:numPr>
              <w:numId w:val="2"/>
            </w:numPr>
            <w:ind w:left="284" w:hanging="283"/>
          </w:pPr>
        </w:pPrChange>
      </w:pPr>
    </w:p>
    <w:p w:rsidR="00167321" w:rsidRDefault="00167321">
      <w:pPr>
        <w:pStyle w:val="ListParagraph"/>
        <w:numPr>
          <w:ilvl w:val="0"/>
          <w:numId w:val="2"/>
        </w:numPr>
        <w:ind w:left="284" w:hanging="284"/>
        <w:contextualSpacing w:val="0"/>
        <w:rPr>
          <w:ins w:id="627" w:author="Trần Vân Anh" w:date="2023-11-13T18:42:00Z"/>
        </w:rPr>
        <w:pPrChange w:id="628" w:author="Trần Vân Anh" w:date="2023-11-13T18:45:00Z">
          <w:pPr>
            <w:pStyle w:val="ListParagraph"/>
            <w:numPr>
              <w:numId w:val="2"/>
            </w:numPr>
            <w:spacing w:before="0"/>
            <w:ind w:left="284" w:hanging="283"/>
          </w:pPr>
        </w:pPrChange>
      </w:pPr>
      <w:r>
        <w:t>Hạn chế</w:t>
      </w:r>
    </w:p>
    <w:p w:rsidR="00AB1F27" w:rsidRDefault="00646CB9" w:rsidP="00AB1F27">
      <w:pPr>
        <w:pStyle w:val="ListParagraph"/>
        <w:numPr>
          <w:ilvl w:val="1"/>
          <w:numId w:val="2"/>
        </w:numPr>
        <w:spacing w:before="0"/>
        <w:ind w:left="567" w:hanging="284"/>
        <w:rPr>
          <w:ins w:id="629" w:author="Trần Vân Anh" w:date="2023-11-13T18:43:00Z"/>
        </w:rPr>
      </w:pPr>
      <w:ins w:id="630" w:author="Trần Vân Anh" w:date="2023-11-13T18:43:00Z">
        <w:r>
          <w:t>Quá trình thử nghiệm mới chỉ thực hiện trên một bộ dữ liệu</w:t>
        </w:r>
      </w:ins>
    </w:p>
    <w:p w:rsidR="00646CB9" w:rsidRDefault="00646CB9" w:rsidP="00AB1F27">
      <w:pPr>
        <w:pStyle w:val="ListParagraph"/>
        <w:numPr>
          <w:ilvl w:val="1"/>
          <w:numId w:val="2"/>
        </w:numPr>
        <w:spacing w:before="0"/>
        <w:ind w:left="567" w:hanging="284"/>
        <w:rPr>
          <w:ins w:id="631" w:author="Trần Vân Anh" w:date="2023-11-13T18:51:00Z"/>
        </w:rPr>
      </w:pPr>
      <w:ins w:id="632" w:author="Trần Vân Anh" w:date="2023-11-13T18:43:00Z">
        <w:r>
          <w:lastRenderedPageBreak/>
          <w:t>Chưa có so sánh thuật toán SVD với các thuật toán khác để đưa ra nhận xét khách quan hơn</w:t>
        </w:r>
      </w:ins>
    </w:p>
    <w:p w:rsidR="00E617A3" w:rsidRDefault="00E617A3">
      <w:pPr>
        <w:pStyle w:val="ListParagraph"/>
        <w:spacing w:before="0"/>
        <w:ind w:left="567" w:firstLine="0"/>
        <w:rPr>
          <w:ins w:id="633" w:author="Trần Vân Anh" w:date="2023-11-13T18:51:00Z"/>
        </w:rPr>
        <w:pPrChange w:id="634" w:author="Trần Vân Anh" w:date="2023-11-13T18:51:00Z">
          <w:pPr>
            <w:pStyle w:val="ListParagraph"/>
            <w:numPr>
              <w:ilvl w:val="1"/>
              <w:numId w:val="2"/>
            </w:numPr>
            <w:spacing w:before="0"/>
            <w:ind w:left="567" w:hanging="360"/>
          </w:pPr>
        </w:pPrChange>
      </w:pPr>
    </w:p>
    <w:p w:rsidR="00AB1F27" w:rsidRPr="007D4CB2" w:rsidDel="00646CB9" w:rsidRDefault="00AB1F27">
      <w:pPr>
        <w:pStyle w:val="Heading1"/>
        <w:rPr>
          <w:del w:id="635" w:author="Trần Vân Anh" w:date="2023-11-13T18:43:00Z"/>
        </w:rPr>
        <w:pPrChange w:id="636" w:author="Trần Vân Anh" w:date="2023-11-13T19:56:00Z">
          <w:pPr>
            <w:pStyle w:val="ListParagraph"/>
            <w:numPr>
              <w:numId w:val="2"/>
            </w:numPr>
            <w:ind w:left="284" w:hanging="283"/>
          </w:pPr>
        </w:pPrChange>
      </w:pPr>
    </w:p>
    <w:p w:rsidR="00F658F4" w:rsidRPr="007D4CB2" w:rsidDel="00E617A3" w:rsidRDefault="00F658F4">
      <w:pPr>
        <w:pStyle w:val="Heading1"/>
        <w:rPr>
          <w:del w:id="637" w:author="Trần Vân Anh" w:date="2023-11-13T18:51:00Z"/>
        </w:rPr>
        <w:pPrChange w:id="638" w:author="Trần Vân Anh" w:date="2023-11-13T19:56:00Z">
          <w:pPr/>
        </w:pPrChange>
      </w:pPr>
    </w:p>
    <w:p w:rsidR="00F658F4" w:rsidRPr="00E617A3" w:rsidDel="00E617A3" w:rsidRDefault="00F658F4">
      <w:pPr>
        <w:pStyle w:val="Heading1"/>
        <w:rPr>
          <w:del w:id="639" w:author="Trần Vân Anh" w:date="2023-11-13T18:51:00Z"/>
          <w:rPrChange w:id="640" w:author="Trần Vân Anh" w:date="2023-11-13T18:51:00Z">
            <w:rPr>
              <w:del w:id="641" w:author="Trần Vân Anh" w:date="2023-11-13T18:51:00Z"/>
            </w:rPr>
          </w:rPrChange>
        </w:rPr>
        <w:pPrChange w:id="642" w:author="Trần Vân Anh" w:date="2023-11-13T19:56:00Z">
          <w:pPr/>
        </w:pPrChange>
      </w:pPr>
      <w:del w:id="643" w:author="Trần Vân Anh" w:date="2023-11-13T18:51:00Z">
        <w:r w:rsidRPr="007D4CB2" w:rsidDel="00E617A3">
          <w:br w:type="page"/>
        </w:r>
      </w:del>
    </w:p>
    <w:p w:rsidR="00F658F4" w:rsidRPr="00E617A3" w:rsidDel="00E12202" w:rsidRDefault="00F658F4">
      <w:pPr>
        <w:pStyle w:val="Heading1"/>
        <w:rPr>
          <w:del w:id="644" w:author="Trần Vân Anh" w:date="2023-11-13T18:02:00Z"/>
          <w:rPrChange w:id="645" w:author="Trần Vân Anh" w:date="2023-11-13T18:51:00Z">
            <w:rPr>
              <w:del w:id="646" w:author="Trần Vân Anh" w:date="2023-11-13T18:02:00Z"/>
            </w:rPr>
          </w:rPrChange>
        </w:rPr>
        <w:pPrChange w:id="647" w:author="Trần Vân Anh" w:date="2023-11-13T19:56:00Z">
          <w:pPr/>
        </w:pPrChange>
      </w:pPr>
    </w:p>
    <w:p w:rsidR="00F658F4" w:rsidRPr="00777F6F" w:rsidRDefault="00F658F4">
      <w:pPr>
        <w:pStyle w:val="Heading1"/>
      </w:pPr>
      <w:bookmarkStart w:id="648" w:name="_Toc150798924"/>
      <w:r w:rsidRPr="00E617A3">
        <w:t>Câu 4:</w:t>
      </w:r>
      <w:r w:rsidRPr="00D11627">
        <w:t xml:space="preserve"> </w:t>
      </w:r>
      <w:r w:rsidRPr="00021041">
        <w:rPr>
          <w:b w:val="0"/>
          <w:rPrChange w:id="649" w:author="Trần Vân Anh" w:date="2023-11-13T19:56:00Z">
            <w:rPr/>
          </w:rPrChange>
        </w:rPr>
        <w:t xml:space="preserve">Hãy xây dựng đề cương nghiên cứu cho 1 đề tài nghiên cứu khoa học trong ngành học của </w:t>
      </w:r>
      <w:ins w:id="650" w:author="Trần Vân Anh" w:date="2023-11-13T13:46:00Z">
        <w:r w:rsidR="005B7461" w:rsidRPr="00021041">
          <w:rPr>
            <w:b w:val="0"/>
            <w:rPrChange w:id="651" w:author="Trần Vân Anh" w:date="2023-11-13T19:56:00Z">
              <w:rPr/>
            </w:rPrChange>
          </w:rPr>
          <w:t xml:space="preserve">bạn </w:t>
        </w:r>
      </w:ins>
      <w:r w:rsidRPr="00021041">
        <w:rPr>
          <w:b w:val="0"/>
          <w:rPrChange w:id="652" w:author="Trần Vân Anh" w:date="2023-11-13T19:56:00Z">
            <w:rPr/>
          </w:rPrChange>
        </w:rPr>
        <w:t>mà bạn yêu thích (theo mẫu)</w:t>
      </w:r>
      <w:bookmarkEnd w:id="648"/>
    </w:p>
    <w:p w:rsidR="00F658F4" w:rsidRPr="007D4CB2" w:rsidDel="00A23B79" w:rsidRDefault="00940191">
      <w:pPr>
        <w:pStyle w:val="Heading1"/>
        <w:rPr>
          <w:del w:id="653" w:author="Trần Vân Anh" w:date="2023-11-13T20:48:00Z"/>
        </w:rPr>
        <w:pPrChange w:id="654" w:author="Trần Vân Anh" w:date="2023-11-13T19:56:00Z">
          <w:pPr/>
        </w:pPrChange>
      </w:pPr>
      <w:ins w:id="655" w:author="Trần Vân Anh" w:date="2023-11-13T20:28:00Z">
        <w:r>
          <w:t xml:space="preserve">Đề tài: </w:t>
        </w:r>
      </w:ins>
    </w:p>
    <w:p w:rsidR="00A23B79" w:rsidRPr="00D960FB" w:rsidRDefault="00A23B79">
      <w:pPr>
        <w:pStyle w:val="Heading1"/>
        <w:rPr>
          <w:ins w:id="656" w:author="Trần Vân Anh" w:date="2023-11-13T20:48:00Z"/>
          <w:b w:val="0"/>
          <w:bCs/>
          <w:rPrChange w:id="657" w:author="Trần Vân Anh" w:date="2023-11-13T20:58:00Z">
            <w:rPr>
              <w:ins w:id="658" w:author="Trần Vân Anh" w:date="2023-11-13T20:48:00Z"/>
              <w:bCs/>
            </w:rPr>
          </w:rPrChange>
        </w:rPr>
      </w:pPr>
      <w:ins w:id="659" w:author="Trần Vân Anh" w:date="2023-11-13T20:48:00Z">
        <w:r w:rsidRPr="00D960FB">
          <w:rPr>
            <w:b w:val="0"/>
            <w:bCs/>
            <w:rPrChange w:id="660" w:author="Trần Vân Anh" w:date="2023-11-13T20:58:00Z">
              <w:rPr>
                <w:bCs/>
              </w:rPr>
            </w:rPrChange>
          </w:rPr>
          <w:t>Hệ thống Dự đoán và Phân loại Tình trạng Tâm lý dựa trên Nội dung Viết trên Mạng Xã Hội</w:t>
        </w:r>
      </w:ins>
    </w:p>
    <w:p w:rsidR="00D960FB" w:rsidRDefault="00D960FB" w:rsidP="00D960FB">
      <w:pPr>
        <w:pStyle w:val="ListParagraph"/>
        <w:numPr>
          <w:ilvl w:val="0"/>
          <w:numId w:val="2"/>
        </w:numPr>
        <w:ind w:left="284" w:hanging="284"/>
        <w:contextualSpacing w:val="0"/>
        <w:rPr>
          <w:ins w:id="661" w:author="Trần Vân Anh" w:date="2023-11-13T20:58:00Z"/>
        </w:rPr>
      </w:pPr>
      <w:ins w:id="662" w:author="Trần Vân Anh" w:date="2023-11-13T20:58:00Z">
        <w:r w:rsidRPr="005C0D8C">
          <w:t xml:space="preserve">Phần </w:t>
        </w:r>
        <w:r>
          <w:t>M</w:t>
        </w:r>
        <w:r w:rsidRPr="005C0D8C">
          <w:t>ở đầu</w:t>
        </w:r>
      </w:ins>
    </w:p>
    <w:p w:rsidR="00D960FB" w:rsidRDefault="00D960FB" w:rsidP="00D960FB">
      <w:pPr>
        <w:pStyle w:val="ListParagraph"/>
        <w:numPr>
          <w:ilvl w:val="1"/>
          <w:numId w:val="2"/>
        </w:numPr>
        <w:ind w:left="567" w:hanging="283"/>
        <w:rPr>
          <w:ins w:id="663" w:author="Trần Vân Anh" w:date="2023-11-13T20:58:00Z"/>
        </w:rPr>
      </w:pPr>
      <w:ins w:id="664" w:author="Trần Vân Anh" w:date="2023-11-13T20:58:00Z">
        <w:r>
          <w:t xml:space="preserve">Tính cấp thiết của đề tài: </w:t>
        </w:r>
      </w:ins>
    </w:p>
    <w:p w:rsidR="00D960FB" w:rsidRDefault="00DD3CD3" w:rsidP="00D960FB">
      <w:pPr>
        <w:ind w:left="284" w:firstLine="283"/>
        <w:rPr>
          <w:ins w:id="665" w:author="Trần Vân Anh" w:date="2023-11-13T20:58:00Z"/>
        </w:rPr>
      </w:pPr>
      <w:ins w:id="666" w:author="Trần Vân Anh" w:date="2023-11-13T21:36:00Z">
        <w:r w:rsidRPr="00DD3CD3">
          <w:t>Trong môi trường mạng xã hội, người dùng thường chia sẻ những suy nghĩ, cảm xúc và trạng thái tâm lý của họ qua các bài viết và bình luận. Điều này tạo ra một nguồn lượng dữ liệu lớn, đa dạng và có tiềm năng lớn để hiểu biết về tâm lý con người. Việc phát triển một hệ thống dự đoán và phân loại tình trạng tâm lý từ nội dung viết trên mạng xã hội sẽ mang lại lợi ích lớn cho việc nghiên cứu và ứng dụng trong lĩnh vực tâm lý học, y tế tâm thần, và quản lý tâm trạng cá nhân. Vấn đề đặt ra là làm thế nào có thể dự đoán tình trạng tâm lý của người dùng thông qua nội dung viết trên mạng xã hội</w:t>
        </w:r>
        <w:r>
          <w:t>.</w:t>
        </w:r>
      </w:ins>
    </w:p>
    <w:p w:rsidR="00D960FB" w:rsidRDefault="00D960FB" w:rsidP="00D960FB">
      <w:pPr>
        <w:pStyle w:val="ListParagraph"/>
        <w:numPr>
          <w:ilvl w:val="1"/>
          <w:numId w:val="2"/>
        </w:numPr>
        <w:ind w:left="567" w:hanging="283"/>
        <w:rPr>
          <w:ins w:id="667" w:author="Trần Vân Anh" w:date="2023-11-13T20:58:00Z"/>
        </w:rPr>
      </w:pPr>
      <w:ins w:id="668" w:author="Trần Vân Anh" w:date="2023-11-13T20:58:00Z">
        <w:r>
          <w:t>Mục tiêu nghiên cứu:</w:t>
        </w:r>
      </w:ins>
      <w:ins w:id="669" w:author="Trần Vân Anh" w:date="2023-11-13T21:36:00Z">
        <w:r w:rsidR="00C03BFB" w:rsidRPr="00C03BFB">
          <w:t xml:space="preserve"> Nghiên cứu và phát triển hệ thống có khả năng dự đoán và phân loại tình trạng tâm lý của người dùng dựa trên nội dung viết trên mạng xã hộ</w:t>
        </w:r>
        <w:r w:rsidR="00C03BFB">
          <w:t>i</w:t>
        </w:r>
      </w:ins>
      <w:ins w:id="670" w:author="Trần Vân Anh" w:date="2023-11-13T20:58:00Z">
        <w:r>
          <w:t>.</w:t>
        </w:r>
      </w:ins>
    </w:p>
    <w:p w:rsidR="00D960FB" w:rsidRDefault="00D960FB" w:rsidP="00D960FB">
      <w:pPr>
        <w:pStyle w:val="ListParagraph"/>
        <w:numPr>
          <w:ilvl w:val="1"/>
          <w:numId w:val="2"/>
        </w:numPr>
        <w:ind w:left="568" w:hanging="284"/>
        <w:contextualSpacing w:val="0"/>
        <w:rPr>
          <w:ins w:id="671" w:author="Trần Vân Anh" w:date="2023-11-13T20:58:00Z"/>
        </w:rPr>
      </w:pPr>
      <w:ins w:id="672" w:author="Trần Vân Anh" w:date="2023-11-13T20:58:00Z">
        <w:r>
          <w:t>Câu hỏi và giả thuyết nghiên cứu</w:t>
        </w:r>
      </w:ins>
    </w:p>
    <w:p w:rsidR="007373B8" w:rsidRDefault="00D960FB" w:rsidP="00D960FB">
      <w:pPr>
        <w:pStyle w:val="ListParagraph"/>
        <w:numPr>
          <w:ilvl w:val="2"/>
          <w:numId w:val="2"/>
        </w:numPr>
        <w:ind w:left="851" w:hanging="284"/>
        <w:rPr>
          <w:ins w:id="673" w:author="Trần Vân Anh" w:date="2023-11-13T21:05:00Z"/>
        </w:rPr>
      </w:pPr>
      <w:ins w:id="674" w:author="Trần Vân Anh" w:date="2023-11-13T20:58:00Z">
        <w:r>
          <w:t>Câu hỏi</w:t>
        </w:r>
      </w:ins>
      <w:ins w:id="675" w:author="Trần Vân Anh" w:date="2023-11-13T21:37:00Z">
        <w:r w:rsidR="00C03BFB">
          <w:t xml:space="preserve"> nghiên cứu: </w:t>
        </w:r>
        <w:r w:rsidR="00C03BFB" w:rsidRPr="00C03BFB">
          <w:rPr>
            <w:i/>
            <w:rPrChange w:id="676" w:author="Trần Vân Anh" w:date="2023-11-13T21:37:00Z">
              <w:rPr/>
            </w:rPrChange>
          </w:rPr>
          <w:t>"Làm thế nào nội dung viết trên mạng xã hội có thể được sử dụng để dự đoán tình trạng tâm lý của người dùng?"</w:t>
        </w:r>
      </w:ins>
    </w:p>
    <w:p w:rsidR="007373B8" w:rsidRDefault="00D960FB">
      <w:pPr>
        <w:pStyle w:val="ListParagraph"/>
        <w:numPr>
          <w:ilvl w:val="2"/>
          <w:numId w:val="2"/>
        </w:numPr>
        <w:ind w:left="851" w:hanging="284"/>
        <w:rPr>
          <w:ins w:id="677" w:author="Trần Vân Anh" w:date="2023-11-13T20:58:00Z"/>
        </w:rPr>
        <w:pPrChange w:id="678" w:author="Trần Vân Anh" w:date="2023-11-13T21:37:00Z">
          <w:pPr>
            <w:pStyle w:val="ListParagraph"/>
            <w:numPr>
              <w:ilvl w:val="2"/>
              <w:numId w:val="2"/>
            </w:numPr>
            <w:ind w:left="851" w:hanging="360"/>
          </w:pPr>
        </w:pPrChange>
      </w:pPr>
      <w:ins w:id="679" w:author="Trần Vân Anh" w:date="2023-11-13T20:58:00Z">
        <w:r>
          <w:t>Giả thuyết:</w:t>
        </w:r>
      </w:ins>
      <w:ins w:id="680" w:author="Trần Vân Anh" w:date="2023-11-13T21:37:00Z">
        <w:r w:rsidR="00C03BFB">
          <w:t xml:space="preserve"> </w:t>
        </w:r>
        <w:r w:rsidR="00C03BFB" w:rsidRPr="00C03BFB">
          <w:t>Hệ thống phân loại sẽ có khả năng dự đoán chính xác tình trạng tâm lý dựa trên mô hình máy học và xử lý ngôn ngữ tự nhiên.</w:t>
        </w:r>
      </w:ins>
    </w:p>
    <w:p w:rsidR="00D960FB" w:rsidRDefault="00D960FB" w:rsidP="00D960FB">
      <w:pPr>
        <w:pStyle w:val="ListParagraph"/>
        <w:numPr>
          <w:ilvl w:val="1"/>
          <w:numId w:val="2"/>
        </w:numPr>
        <w:ind w:left="568" w:hanging="284"/>
        <w:contextualSpacing w:val="0"/>
        <w:rPr>
          <w:ins w:id="681" w:author="Trần Vân Anh" w:date="2023-11-13T20:58:00Z"/>
        </w:rPr>
      </w:pPr>
      <w:ins w:id="682" w:author="Trần Vân Anh" w:date="2023-11-13T20:58:00Z">
        <w:r>
          <w:t>Đối tượng và phạm vi nghiên cứu</w:t>
        </w:r>
      </w:ins>
    </w:p>
    <w:p w:rsidR="00CD2411" w:rsidRDefault="00D960FB" w:rsidP="001C72D7">
      <w:pPr>
        <w:pStyle w:val="ListParagraph"/>
        <w:numPr>
          <w:ilvl w:val="2"/>
          <w:numId w:val="2"/>
        </w:numPr>
        <w:ind w:left="851" w:hanging="284"/>
        <w:rPr>
          <w:ins w:id="683" w:author="Trần Vân Anh" w:date="2023-11-13T21:37:00Z"/>
        </w:rPr>
      </w:pPr>
      <w:ins w:id="684" w:author="Trần Vân Anh" w:date="2023-11-13T20:58:00Z">
        <w:r>
          <w:t xml:space="preserve">Đối tượng nghiên cứu: </w:t>
        </w:r>
      </w:ins>
      <w:ins w:id="685" w:author="Trần Vân Anh" w:date="2023-11-13T21:39:00Z">
        <w:r w:rsidR="00553AB4">
          <w:t>Bài đăng trên</w:t>
        </w:r>
      </w:ins>
      <w:ins w:id="686" w:author="Trần Vân Anh" w:date="2023-11-13T21:37:00Z">
        <w:r w:rsidR="00CD2411" w:rsidRPr="00CD2411">
          <w:t xml:space="preserve"> mạng xã hội có nội dung văn bản liên quan đến tâm trạng</w:t>
        </w:r>
      </w:ins>
    </w:p>
    <w:p w:rsidR="00CD2411" w:rsidRDefault="00D960FB" w:rsidP="001C72D7">
      <w:pPr>
        <w:pStyle w:val="ListParagraph"/>
        <w:numPr>
          <w:ilvl w:val="2"/>
          <w:numId w:val="2"/>
        </w:numPr>
        <w:ind w:left="851" w:hanging="284"/>
        <w:rPr>
          <w:ins w:id="687" w:author="Trần Vân Anh" w:date="2023-11-13T21:38:00Z"/>
        </w:rPr>
      </w:pPr>
      <w:ins w:id="688" w:author="Trần Vân Anh" w:date="2023-11-13T20:58:00Z">
        <w:r>
          <w:t xml:space="preserve">Phạm vi </w:t>
        </w:r>
      </w:ins>
      <w:ins w:id="689" w:author="Trần Vân Anh" w:date="2023-11-13T21:38:00Z">
        <w:r w:rsidR="00553AB4">
          <w:t>thời gian</w:t>
        </w:r>
      </w:ins>
      <w:ins w:id="690" w:author="Trần Vân Anh" w:date="2023-11-13T20:58:00Z">
        <w:r>
          <w:t>:</w:t>
        </w:r>
      </w:ins>
      <w:ins w:id="691" w:author="Trần Vân Anh" w:date="2023-11-13T21:39:00Z">
        <w:r w:rsidR="002D30E2">
          <w:t xml:space="preserve"> </w:t>
        </w:r>
      </w:ins>
      <w:ins w:id="692" w:author="Trần Vân Anh" w:date="2023-11-13T21:44:00Z">
        <w:r w:rsidR="007D5496">
          <w:t xml:space="preserve">trong 6 tháng, từ tháng 12/2023 đến tháng </w:t>
        </w:r>
        <w:r w:rsidR="00FF10DB">
          <w:t>5/2024</w:t>
        </w:r>
      </w:ins>
    </w:p>
    <w:p w:rsidR="00553AB4" w:rsidRDefault="00553AB4" w:rsidP="001C72D7">
      <w:pPr>
        <w:pStyle w:val="ListParagraph"/>
        <w:numPr>
          <w:ilvl w:val="2"/>
          <w:numId w:val="2"/>
        </w:numPr>
        <w:ind w:left="851" w:hanging="284"/>
        <w:rPr>
          <w:ins w:id="693" w:author="Trần Vân Anh" w:date="2023-11-13T21:38:00Z"/>
        </w:rPr>
      </w:pPr>
      <w:ins w:id="694" w:author="Trần Vân Anh" w:date="2023-11-13T21:38:00Z">
        <w:r>
          <w:t xml:space="preserve">Phạm vi không gian: </w:t>
        </w:r>
      </w:ins>
      <w:ins w:id="695" w:author="Trần Vân Anh" w:date="2023-11-13T21:44:00Z">
        <w:r w:rsidR="000C3B5A">
          <w:t xml:space="preserve">tập hợp các bài viết </w:t>
        </w:r>
      </w:ins>
      <w:ins w:id="696" w:author="Trần Vân Anh" w:date="2023-11-13T21:45:00Z">
        <w:r w:rsidR="000C3B5A">
          <w:t xml:space="preserve">trên </w:t>
        </w:r>
      </w:ins>
      <w:ins w:id="697" w:author="Trần Vân Anh" w:date="2023-11-13T21:38:00Z">
        <w:r>
          <w:t>mạng xã hội Facebook</w:t>
        </w:r>
      </w:ins>
    </w:p>
    <w:p w:rsidR="00D960FB" w:rsidRDefault="00D960FB" w:rsidP="00D960FB">
      <w:pPr>
        <w:pStyle w:val="ListParagraph"/>
        <w:numPr>
          <w:ilvl w:val="1"/>
          <w:numId w:val="2"/>
        </w:numPr>
        <w:ind w:left="568" w:hanging="284"/>
        <w:contextualSpacing w:val="0"/>
        <w:rPr>
          <w:ins w:id="698" w:author="Trần Vân Anh" w:date="2023-11-13T20:58:00Z"/>
        </w:rPr>
      </w:pPr>
      <w:ins w:id="699" w:author="Trần Vân Anh" w:date="2023-11-13T20:58:00Z">
        <w:r>
          <w:t xml:space="preserve">Phương pháp nghiên cứu: </w:t>
        </w:r>
      </w:ins>
    </w:p>
    <w:p w:rsidR="003023DF" w:rsidRDefault="003023DF" w:rsidP="00D960FB">
      <w:pPr>
        <w:pStyle w:val="ListParagraph"/>
        <w:numPr>
          <w:ilvl w:val="2"/>
          <w:numId w:val="2"/>
        </w:numPr>
        <w:ind w:left="851" w:hanging="284"/>
        <w:rPr>
          <w:ins w:id="700" w:author="Trần Vân Anh" w:date="2023-11-13T21:51:00Z"/>
        </w:rPr>
      </w:pPr>
      <w:ins w:id="701" w:author="Trần Vân Anh" w:date="2023-11-13T21:51:00Z">
        <w:r>
          <w:t>Phương pháp thu thập và xử lý dữ liệu</w:t>
        </w:r>
      </w:ins>
      <w:ins w:id="702" w:author="Trần Vân Anh" w:date="2023-11-13T21:55:00Z">
        <w:r w:rsidR="00302FB1">
          <w:t>: sử dụng API</w:t>
        </w:r>
      </w:ins>
      <w:ins w:id="703" w:author="Trần Vân Anh" w:date="2023-11-13T21:58:00Z">
        <w:r w:rsidR="008617F0">
          <w:t>, web scraping</w:t>
        </w:r>
      </w:ins>
    </w:p>
    <w:p w:rsidR="00D960FB" w:rsidRDefault="00D960FB" w:rsidP="00D960FB">
      <w:pPr>
        <w:pStyle w:val="ListParagraph"/>
        <w:numPr>
          <w:ilvl w:val="2"/>
          <w:numId w:val="2"/>
        </w:numPr>
        <w:ind w:left="851" w:hanging="284"/>
        <w:rPr>
          <w:ins w:id="704" w:author="Trần Vân Anh" w:date="2023-11-13T20:58:00Z"/>
        </w:rPr>
      </w:pPr>
      <w:ins w:id="705" w:author="Trần Vân Anh" w:date="2023-11-13T20:58:00Z">
        <w:r>
          <w:t>Phương pháp toán học</w:t>
        </w:r>
      </w:ins>
    </w:p>
    <w:p w:rsidR="00D960FB" w:rsidRPr="00FA4631" w:rsidRDefault="00D960FB" w:rsidP="00D960FB">
      <w:pPr>
        <w:pStyle w:val="ListParagraph"/>
        <w:numPr>
          <w:ilvl w:val="2"/>
          <w:numId w:val="2"/>
        </w:numPr>
        <w:ind w:left="851" w:hanging="284"/>
        <w:rPr>
          <w:ins w:id="706" w:author="Trần Vân Anh" w:date="2023-11-13T20:58:00Z"/>
        </w:rPr>
      </w:pPr>
      <w:ins w:id="707" w:author="Trần Vân Anh" w:date="2023-11-13T20:58:00Z">
        <w:r w:rsidRPr="006450C5">
          <w:rPr>
            <w:bCs/>
          </w:rPr>
          <w:t>Phương pháp nghiên cứu định lượng</w:t>
        </w:r>
      </w:ins>
    </w:p>
    <w:p w:rsidR="00D960FB" w:rsidRDefault="00D960FB" w:rsidP="00D960FB">
      <w:pPr>
        <w:pStyle w:val="ListParagraph"/>
        <w:numPr>
          <w:ilvl w:val="1"/>
          <w:numId w:val="2"/>
        </w:numPr>
        <w:ind w:left="568" w:hanging="284"/>
        <w:contextualSpacing w:val="0"/>
        <w:rPr>
          <w:ins w:id="708" w:author="Trần Vân Anh" w:date="2023-11-13T20:58:00Z"/>
        </w:rPr>
      </w:pPr>
      <w:ins w:id="709" w:author="Trần Vân Anh" w:date="2023-11-13T20:58:00Z">
        <w:r>
          <w:lastRenderedPageBreak/>
          <w:t>Lịch sử nghiên cứu</w:t>
        </w:r>
      </w:ins>
    </w:p>
    <w:p w:rsidR="00DC6725" w:rsidRDefault="00D960FB">
      <w:pPr>
        <w:pStyle w:val="ListParagraph"/>
        <w:numPr>
          <w:ilvl w:val="2"/>
          <w:numId w:val="2"/>
        </w:numPr>
        <w:ind w:left="851" w:hanging="284"/>
        <w:rPr>
          <w:ins w:id="710" w:author="Trần Vân Anh" w:date="2023-11-13T20:58:00Z"/>
        </w:rPr>
        <w:pPrChange w:id="711" w:author="Trần Vân Anh" w:date="2023-11-13T22:28:00Z">
          <w:pPr>
            <w:pStyle w:val="ListParagraph"/>
            <w:numPr>
              <w:ilvl w:val="2"/>
              <w:numId w:val="2"/>
            </w:numPr>
            <w:ind w:left="851" w:hanging="360"/>
          </w:pPr>
        </w:pPrChange>
      </w:pPr>
      <w:ins w:id="712" w:author="Trần Vân Anh" w:date="2023-11-13T20:58:00Z">
        <w:r w:rsidRPr="00F82C92">
          <w:t>200</w:t>
        </w:r>
      </w:ins>
      <w:ins w:id="713" w:author="Trần Vân Anh" w:date="2023-11-13T22:25:00Z">
        <w:r w:rsidR="000C2691">
          <w:t>5</w:t>
        </w:r>
      </w:ins>
      <w:ins w:id="714" w:author="Trần Vân Anh" w:date="2023-11-13T20:58:00Z">
        <w:r>
          <w:t>,</w:t>
        </w:r>
        <w:r w:rsidRPr="00F82C92">
          <w:t xml:space="preserve"> </w:t>
        </w:r>
      </w:ins>
      <w:ins w:id="715" w:author="Trần Vân Anh" w:date="2023-11-13T22:25:00Z">
        <w:r w:rsidR="00EA7E87">
          <w:t xml:space="preserve">Gilad Mishne </w:t>
        </w:r>
      </w:ins>
      <w:ins w:id="716" w:author="Trần Vân Anh" w:date="2023-11-13T20:58:00Z">
        <w:r w:rsidRPr="00F82C92">
          <w:t xml:space="preserve">và cộng sự </w:t>
        </w:r>
        <w:r>
          <w:t xml:space="preserve">đề xuất </w:t>
        </w:r>
      </w:ins>
      <w:ins w:id="717" w:author="Trần Vân Anh" w:date="2023-11-13T22:26:00Z">
        <w:r w:rsidR="00EA7E87">
          <w:t>phương pháp</w:t>
        </w:r>
      </w:ins>
      <w:ins w:id="718" w:author="Trần Vân Anh" w:date="2023-11-13T20:58:00Z">
        <w:r>
          <w:t xml:space="preserve"> </w:t>
        </w:r>
      </w:ins>
      <w:ins w:id="719" w:author="Trần Vân Anh" w:date="2023-11-13T22:26:00Z">
        <w:r w:rsidR="00EA7E87">
          <w:t xml:space="preserve">PMI-IR </w:t>
        </w:r>
      </w:ins>
      <w:ins w:id="720" w:author="Trần Vân Anh" w:date="2023-11-13T20:58:00Z">
        <w:r w:rsidRPr="005F300F">
          <w:t xml:space="preserve">sử dụng </w:t>
        </w:r>
      </w:ins>
      <w:ins w:id="721" w:author="Trần Vân Anh" w:date="2023-11-13T22:26:00Z">
        <w:r w:rsidR="00EA7E87">
          <w:t>các bài đăng</w:t>
        </w:r>
      </w:ins>
      <w:ins w:id="722" w:author="Trần Vân Anh" w:date="2023-11-13T20:58:00Z">
        <w:r w:rsidRPr="005F300F">
          <w:t xml:space="preserve"> của </w:t>
        </w:r>
      </w:ins>
      <w:ins w:id="723" w:author="Trần Vân Anh" w:date="2023-11-13T22:25:00Z">
        <w:r w:rsidR="000C2691">
          <w:t>người viết</w:t>
        </w:r>
      </w:ins>
      <w:ins w:id="724" w:author="Trần Vân Anh" w:date="2023-11-13T22:26:00Z">
        <w:r w:rsidR="00DC6725">
          <w:t xml:space="preserve"> đ</w:t>
        </w:r>
      </w:ins>
      <w:ins w:id="725" w:author="Trần Vân Anh" w:date="2023-11-13T22:27:00Z">
        <w:r w:rsidR="00DC6725">
          <w:t>ể phân loại blog theo tâm trạng</w:t>
        </w:r>
      </w:ins>
    </w:p>
    <w:p w:rsidR="00D960FB" w:rsidRDefault="00D960FB" w:rsidP="00D960FB">
      <w:pPr>
        <w:pStyle w:val="ListParagraph"/>
        <w:numPr>
          <w:ilvl w:val="1"/>
          <w:numId w:val="2"/>
        </w:numPr>
        <w:ind w:left="567" w:hanging="284"/>
        <w:contextualSpacing w:val="0"/>
        <w:rPr>
          <w:ins w:id="726" w:author="Trần Vân Anh" w:date="2023-11-13T20:58:00Z"/>
        </w:rPr>
      </w:pPr>
      <w:ins w:id="727" w:author="Trần Vân Anh" w:date="2023-11-13T20:58:00Z">
        <w:r>
          <w:t xml:space="preserve">Tính mới của đề tài: </w:t>
        </w:r>
      </w:ins>
      <w:ins w:id="728" w:author="Trần Vân Anh" w:date="2023-11-13T21:40:00Z">
        <w:r w:rsidR="006A7914" w:rsidRPr="006A7914">
          <w:t>Áp dụng các phương pháp máy học tiên tiến để dự đoán và phân loại tâm trạng dựa trên nội dung viết trên mạng xã hội.</w:t>
        </w:r>
      </w:ins>
      <w:ins w:id="729" w:author="Trần Vân Anh" w:date="2023-11-13T22:13:00Z">
        <w:r w:rsidR="00F96D9A">
          <w:t xml:space="preserve"> </w:t>
        </w:r>
      </w:ins>
    </w:p>
    <w:p w:rsidR="00D960FB" w:rsidRDefault="00D960FB" w:rsidP="00D960FB">
      <w:pPr>
        <w:pStyle w:val="ListParagraph"/>
        <w:numPr>
          <w:ilvl w:val="1"/>
          <w:numId w:val="2"/>
        </w:numPr>
        <w:ind w:left="567" w:hanging="284"/>
        <w:contextualSpacing w:val="0"/>
        <w:rPr>
          <w:ins w:id="730" w:author="Trần Vân Anh" w:date="2023-11-13T20:58:00Z"/>
        </w:rPr>
      </w:pPr>
      <w:ins w:id="731" w:author="Trần Vân Anh" w:date="2023-11-13T20:58:00Z">
        <w:r>
          <w:t>Ý nghĩa lý luận và thực tiễn</w:t>
        </w:r>
      </w:ins>
    </w:p>
    <w:p w:rsidR="00D960FB" w:rsidRDefault="00D960FB" w:rsidP="00D960FB">
      <w:pPr>
        <w:pStyle w:val="ListParagraph"/>
        <w:numPr>
          <w:ilvl w:val="2"/>
          <w:numId w:val="2"/>
        </w:numPr>
        <w:ind w:left="851" w:hanging="284"/>
        <w:rPr>
          <w:ins w:id="732" w:author="Trần Vân Anh" w:date="2023-11-13T20:58:00Z"/>
        </w:rPr>
      </w:pPr>
      <w:ins w:id="733" w:author="Trần Vân Anh" w:date="2023-11-13T20:58:00Z">
        <w:r>
          <w:t>Ý nghĩa lý luận</w:t>
        </w:r>
      </w:ins>
    </w:p>
    <w:p w:rsidR="00D960FB" w:rsidRDefault="00294AD9">
      <w:pPr>
        <w:pStyle w:val="ListParagraph"/>
        <w:numPr>
          <w:ilvl w:val="3"/>
          <w:numId w:val="22"/>
        </w:numPr>
        <w:spacing w:before="0"/>
        <w:ind w:left="1135" w:hanging="284"/>
        <w:rPr>
          <w:ins w:id="734" w:author="Trần Vân Anh" w:date="2023-11-13T20:58:00Z"/>
        </w:rPr>
        <w:pPrChange w:id="735" w:author="Trần Vân Anh" w:date="2023-11-13T21:40:00Z">
          <w:pPr>
            <w:pStyle w:val="ListParagraph"/>
            <w:numPr>
              <w:ilvl w:val="3"/>
              <w:numId w:val="22"/>
            </w:numPr>
            <w:spacing w:before="0"/>
            <w:ind w:left="1135" w:hanging="360"/>
          </w:pPr>
        </w:pPrChange>
      </w:pPr>
      <w:ins w:id="736" w:author="Trần Vân Anh" w:date="2023-11-13T21:40:00Z">
        <w:r w:rsidRPr="00294AD9">
          <w:rPr>
            <w:bCs/>
          </w:rPr>
          <w:t>Nâng cao hiểu biết về cách nội dung trên mạng xã hội phản ánh tâm trạng của người dùng.</w:t>
        </w:r>
      </w:ins>
    </w:p>
    <w:p w:rsidR="00D960FB" w:rsidRDefault="00D960FB" w:rsidP="00D960FB">
      <w:pPr>
        <w:pStyle w:val="ListParagraph"/>
        <w:numPr>
          <w:ilvl w:val="2"/>
          <w:numId w:val="2"/>
        </w:numPr>
        <w:ind w:left="851" w:hanging="284"/>
        <w:contextualSpacing w:val="0"/>
        <w:rPr>
          <w:ins w:id="737" w:author="Trần Vân Anh" w:date="2023-11-13T20:58:00Z"/>
        </w:rPr>
      </w:pPr>
      <w:ins w:id="738" w:author="Trần Vân Anh" w:date="2023-11-13T20:58:00Z">
        <w:r>
          <w:t>Ý nghĩa thực tiễn</w:t>
        </w:r>
      </w:ins>
    </w:p>
    <w:p w:rsidR="00D960FB" w:rsidRDefault="00294AD9" w:rsidP="00D960FB">
      <w:pPr>
        <w:pStyle w:val="ListParagraph"/>
        <w:numPr>
          <w:ilvl w:val="3"/>
          <w:numId w:val="21"/>
        </w:numPr>
        <w:ind w:left="1134" w:hanging="283"/>
        <w:rPr>
          <w:ins w:id="739" w:author="Trần Vân Anh" w:date="2023-11-13T20:58:00Z"/>
        </w:rPr>
      </w:pPr>
      <w:ins w:id="740" w:author="Trần Vân Anh" w:date="2023-11-13T21:41:00Z">
        <w:r w:rsidRPr="00294AD9">
          <w:t>Phát triển ứng dụng thực tế hỗ trợ quản lý tâm lý và tư vấn tâm sự dựa trên nội dung mạng xã hội</w:t>
        </w:r>
      </w:ins>
      <w:ins w:id="741" w:author="Trần Vân Anh" w:date="2023-11-13T21:07:00Z">
        <w:r w:rsidR="00FF7120">
          <w:t>.</w:t>
        </w:r>
      </w:ins>
    </w:p>
    <w:p w:rsidR="00D960FB" w:rsidRDefault="00D960FB" w:rsidP="00D960FB">
      <w:pPr>
        <w:pStyle w:val="ListParagraph"/>
        <w:numPr>
          <w:ilvl w:val="0"/>
          <w:numId w:val="2"/>
        </w:numPr>
        <w:ind w:left="284" w:hanging="284"/>
        <w:contextualSpacing w:val="0"/>
        <w:rPr>
          <w:ins w:id="742" w:author="Trần Vân Anh" w:date="2023-11-13T20:58:00Z"/>
        </w:rPr>
      </w:pPr>
      <w:ins w:id="743" w:author="Trần Vân Anh" w:date="2023-11-13T20:58:00Z">
        <w:r>
          <w:t>Chương 1: Cơ sở lý luận nghiên cứu của đề tài</w:t>
        </w:r>
      </w:ins>
    </w:p>
    <w:p w:rsidR="00D960FB" w:rsidRDefault="00D960FB" w:rsidP="00D960FB">
      <w:pPr>
        <w:pStyle w:val="ListParagraph"/>
        <w:numPr>
          <w:ilvl w:val="1"/>
          <w:numId w:val="2"/>
        </w:numPr>
        <w:spacing w:before="0"/>
        <w:ind w:left="851" w:hanging="284"/>
        <w:contextualSpacing w:val="0"/>
        <w:rPr>
          <w:ins w:id="744" w:author="Trần Vân Anh" w:date="2023-11-13T20:58:00Z"/>
        </w:rPr>
      </w:pPr>
      <w:ins w:id="745" w:author="Trần Vân Anh" w:date="2023-11-13T20:58:00Z">
        <w:r>
          <w:t xml:space="preserve">Các lý thuyết liên quan: </w:t>
        </w:r>
      </w:ins>
    </w:p>
    <w:p w:rsidR="0055348C" w:rsidRDefault="0055348C">
      <w:pPr>
        <w:pStyle w:val="ListParagraph"/>
        <w:numPr>
          <w:ilvl w:val="0"/>
          <w:numId w:val="23"/>
        </w:numPr>
        <w:ind w:left="1418" w:hanging="284"/>
        <w:rPr>
          <w:ins w:id="746" w:author="Trần Vân Anh" w:date="2023-11-13T21:45:00Z"/>
        </w:rPr>
        <w:pPrChange w:id="747" w:author="Trần Vân Anh" w:date="2023-11-13T21:45:00Z">
          <w:pPr>
            <w:pStyle w:val="ListParagraph"/>
            <w:numPr>
              <w:numId w:val="23"/>
            </w:numPr>
            <w:ind w:left="1571" w:hanging="360"/>
          </w:pPr>
        </w:pPrChange>
      </w:pPr>
      <w:ins w:id="748" w:author="Trần Vân Anh" w:date="2023-11-13T21:45:00Z">
        <w:r>
          <w:t>Các lý thuyết liên quan về xử lý ngôn ngữ tự nhiên và phân loại tâm trạng.</w:t>
        </w:r>
      </w:ins>
    </w:p>
    <w:p w:rsidR="00D960FB" w:rsidRDefault="0055348C">
      <w:pPr>
        <w:pStyle w:val="ListParagraph"/>
        <w:numPr>
          <w:ilvl w:val="0"/>
          <w:numId w:val="23"/>
        </w:numPr>
        <w:ind w:left="1418" w:hanging="284"/>
        <w:rPr>
          <w:ins w:id="749" w:author="Trần Vân Anh" w:date="2023-11-13T20:58:00Z"/>
        </w:rPr>
        <w:pPrChange w:id="750" w:author="Trần Vân Anh" w:date="2023-11-13T21:45:00Z">
          <w:pPr>
            <w:pStyle w:val="ListParagraph"/>
            <w:numPr>
              <w:numId w:val="23"/>
            </w:numPr>
            <w:ind w:left="1418" w:hanging="360"/>
          </w:pPr>
        </w:pPrChange>
      </w:pPr>
      <w:ins w:id="751" w:author="Trần Vân Anh" w:date="2023-11-13T21:45:00Z">
        <w:r>
          <w:t>Mô hình học máy dựa trên NLP đã được áp dụng trong lĩnh vực này.</w:t>
        </w:r>
      </w:ins>
    </w:p>
    <w:p w:rsidR="00D960FB" w:rsidRDefault="00D960FB" w:rsidP="00D960FB">
      <w:pPr>
        <w:pStyle w:val="ListParagraph"/>
        <w:numPr>
          <w:ilvl w:val="1"/>
          <w:numId w:val="2"/>
        </w:numPr>
        <w:ind w:left="851" w:hanging="283"/>
        <w:contextualSpacing w:val="0"/>
        <w:rPr>
          <w:ins w:id="752" w:author="Trần Vân Anh" w:date="2023-11-13T20:58:00Z"/>
        </w:rPr>
      </w:pPr>
      <w:ins w:id="753" w:author="Trần Vân Anh" w:date="2023-11-13T20:58:00Z">
        <w:r>
          <w:t xml:space="preserve">Các khái niệm trong đề tài nghiên cứu: </w:t>
        </w:r>
      </w:ins>
    </w:p>
    <w:p w:rsidR="00D960FB" w:rsidRDefault="00417015" w:rsidP="00D960FB">
      <w:pPr>
        <w:pStyle w:val="ListParagraph"/>
        <w:numPr>
          <w:ilvl w:val="0"/>
          <w:numId w:val="23"/>
        </w:numPr>
        <w:ind w:left="1418" w:hanging="284"/>
        <w:rPr>
          <w:ins w:id="754" w:author="Trần Vân Anh" w:date="2023-11-13T20:58:00Z"/>
        </w:rPr>
      </w:pPr>
      <w:ins w:id="755" w:author="Trần Vân Anh" w:date="2023-11-13T21:46:00Z">
        <w:r>
          <w:t>Tâm lý (</w:t>
        </w:r>
      </w:ins>
      <w:ins w:id="756" w:author="Trần Vân Anh" w:date="2023-11-13T21:47:00Z">
        <w:r w:rsidR="00570014">
          <w:t>metal state</w:t>
        </w:r>
      </w:ins>
      <w:ins w:id="757" w:author="Trần Vân Anh" w:date="2023-11-13T21:46:00Z">
        <w:r>
          <w:t>)</w:t>
        </w:r>
      </w:ins>
    </w:p>
    <w:p w:rsidR="00D960FB" w:rsidRDefault="00417015" w:rsidP="00D960FB">
      <w:pPr>
        <w:pStyle w:val="ListParagraph"/>
        <w:numPr>
          <w:ilvl w:val="0"/>
          <w:numId w:val="23"/>
        </w:numPr>
        <w:ind w:left="1418" w:hanging="284"/>
        <w:rPr>
          <w:ins w:id="758" w:author="Trần Vân Anh" w:date="2023-11-13T21:47:00Z"/>
        </w:rPr>
      </w:pPr>
      <w:ins w:id="759" w:author="Trần Vân Anh" w:date="2023-11-13T21:46:00Z">
        <w:r>
          <w:t>Bài viết (status)</w:t>
        </w:r>
      </w:ins>
    </w:p>
    <w:p w:rsidR="00570014" w:rsidRDefault="00570014" w:rsidP="00D960FB">
      <w:pPr>
        <w:pStyle w:val="ListParagraph"/>
        <w:numPr>
          <w:ilvl w:val="0"/>
          <w:numId w:val="23"/>
        </w:numPr>
        <w:ind w:left="1418" w:hanging="284"/>
        <w:rPr>
          <w:ins w:id="760" w:author="Trần Vân Anh" w:date="2023-11-13T20:58:00Z"/>
        </w:rPr>
      </w:pPr>
      <w:ins w:id="761" w:author="Trần Vân Anh" w:date="2023-11-13T21:47:00Z">
        <w:r>
          <w:t>Mạng xã hội (social media</w:t>
        </w:r>
      </w:ins>
      <w:ins w:id="762" w:author="Trần Vân Anh" w:date="2023-11-13T21:48:00Z">
        <w:r>
          <w:t>)</w:t>
        </w:r>
      </w:ins>
    </w:p>
    <w:p w:rsidR="00D960FB" w:rsidRDefault="00D960FB" w:rsidP="00D960FB">
      <w:pPr>
        <w:pStyle w:val="ListParagraph"/>
        <w:numPr>
          <w:ilvl w:val="0"/>
          <w:numId w:val="2"/>
        </w:numPr>
        <w:ind w:left="284" w:hanging="284"/>
        <w:contextualSpacing w:val="0"/>
        <w:rPr>
          <w:ins w:id="763" w:author="Trần Vân Anh" w:date="2023-11-13T20:58:00Z"/>
        </w:rPr>
      </w:pPr>
      <w:ins w:id="764" w:author="Trần Vân Anh" w:date="2023-11-13T20:58:00Z">
        <w:r>
          <w:t>Chương 2: Cơ sở thực tiễn nghiên cứu của đề tài</w:t>
        </w:r>
      </w:ins>
    </w:p>
    <w:p w:rsidR="00D960FB" w:rsidRDefault="00D960FB" w:rsidP="00D960FB">
      <w:pPr>
        <w:pStyle w:val="ListParagraph"/>
        <w:numPr>
          <w:ilvl w:val="1"/>
          <w:numId w:val="2"/>
        </w:numPr>
        <w:spacing w:before="0"/>
        <w:ind w:left="851" w:hanging="284"/>
        <w:contextualSpacing w:val="0"/>
        <w:rPr>
          <w:ins w:id="765" w:author="Trần Vân Anh" w:date="2023-11-13T20:58:00Z"/>
        </w:rPr>
      </w:pPr>
      <w:ins w:id="766" w:author="Trần Vân Anh" w:date="2023-11-13T20:58:00Z">
        <w:r>
          <w:t xml:space="preserve">Nguồn dữ liệu(Dataset): </w:t>
        </w:r>
      </w:ins>
    </w:p>
    <w:p w:rsidR="0025774F" w:rsidRDefault="0025774F" w:rsidP="00D960FB">
      <w:pPr>
        <w:pStyle w:val="ListParagraph"/>
        <w:numPr>
          <w:ilvl w:val="0"/>
          <w:numId w:val="23"/>
        </w:numPr>
        <w:ind w:left="1418" w:hanging="284"/>
        <w:rPr>
          <w:ins w:id="767" w:author="Trần Vân Anh" w:date="2023-11-13T22:02:00Z"/>
        </w:rPr>
      </w:pPr>
      <w:ins w:id="768" w:author="Trần Vân Anh" w:date="2023-11-13T21:52:00Z">
        <w:r w:rsidRPr="0025774F">
          <w:t>API công cộng cung cấp bởi mạng xã hội để thu thập dữ liệu theo thời gian thực</w:t>
        </w:r>
      </w:ins>
    </w:p>
    <w:p w:rsidR="00A521AC" w:rsidRDefault="00A521AC" w:rsidP="00D960FB">
      <w:pPr>
        <w:pStyle w:val="ListParagraph"/>
        <w:numPr>
          <w:ilvl w:val="0"/>
          <w:numId w:val="23"/>
        </w:numPr>
        <w:ind w:left="1418" w:hanging="284"/>
        <w:rPr>
          <w:ins w:id="769" w:author="Trần Vân Anh" w:date="2023-11-13T21:52:00Z"/>
        </w:rPr>
      </w:pPr>
      <w:ins w:id="770" w:author="Trần Vân Anh" w:date="2023-11-13T22:02:00Z">
        <w:r>
          <w:t>Vì lý do quyền riêng tư, toàn bộ thông tin về người sử dụng đã được ẩn đi khỏi bộ dữ liệu.</w:t>
        </w:r>
      </w:ins>
    </w:p>
    <w:p w:rsidR="00D960FB" w:rsidRDefault="00D960FB" w:rsidP="00D960FB">
      <w:pPr>
        <w:pStyle w:val="ListParagraph"/>
        <w:numPr>
          <w:ilvl w:val="0"/>
          <w:numId w:val="23"/>
        </w:numPr>
        <w:ind w:left="1418" w:hanging="284"/>
        <w:rPr>
          <w:ins w:id="771" w:author="Trần Vân Anh" w:date="2023-11-13T20:58:00Z"/>
        </w:rPr>
      </w:pPr>
      <w:ins w:id="772" w:author="Trần Vân Anh" w:date="2023-11-13T20:58:00Z">
        <w:r>
          <w:t xml:space="preserve">Bộ dữ liệu bao gồm: </w:t>
        </w:r>
      </w:ins>
    </w:p>
    <w:p w:rsidR="00D960FB" w:rsidRDefault="006E542C">
      <w:pPr>
        <w:pStyle w:val="ListParagraph"/>
        <w:numPr>
          <w:ilvl w:val="3"/>
          <w:numId w:val="2"/>
        </w:numPr>
        <w:spacing w:before="0"/>
        <w:ind w:left="1701" w:hanging="284"/>
        <w:contextualSpacing w:val="0"/>
        <w:rPr>
          <w:ins w:id="773" w:author="Trần Vân Anh" w:date="2023-11-13T20:58:00Z"/>
        </w:rPr>
        <w:pPrChange w:id="774" w:author="Trần Vân Anh" w:date="2023-11-13T22:03:00Z">
          <w:pPr>
            <w:pStyle w:val="ListParagraph"/>
            <w:numPr>
              <w:ilvl w:val="3"/>
              <w:numId w:val="2"/>
            </w:numPr>
            <w:spacing w:before="0"/>
            <w:ind w:left="1701" w:hanging="360"/>
            <w:contextualSpacing w:val="0"/>
          </w:pPr>
        </w:pPrChange>
      </w:pPr>
      <w:ins w:id="775" w:author="Trần Vân Anh" w:date="2023-11-13T22:04:00Z">
        <w:r>
          <w:t>Dữ liệu về bài đăng và bình luận</w:t>
        </w:r>
      </w:ins>
    </w:p>
    <w:p w:rsidR="00D960FB" w:rsidRDefault="00D960FB" w:rsidP="00D960FB">
      <w:pPr>
        <w:pStyle w:val="ListParagraph"/>
        <w:numPr>
          <w:ilvl w:val="3"/>
          <w:numId w:val="2"/>
        </w:numPr>
        <w:spacing w:before="0"/>
        <w:ind w:left="1701" w:hanging="284"/>
        <w:contextualSpacing w:val="0"/>
        <w:rPr>
          <w:ins w:id="776" w:author="Trần Vân Anh" w:date="2023-11-13T22:04:00Z"/>
        </w:rPr>
      </w:pPr>
      <w:ins w:id="777" w:author="Trần Vân Anh" w:date="2023-11-13T20:58:00Z">
        <w:r>
          <w:t xml:space="preserve">Dữ liệu </w:t>
        </w:r>
      </w:ins>
      <w:ins w:id="778" w:author="Trần Vân Anh" w:date="2023-11-13T22:04:00Z">
        <w:r w:rsidR="006E542C">
          <w:t>về tương tác</w:t>
        </w:r>
      </w:ins>
    </w:p>
    <w:p w:rsidR="006E542C" w:rsidRDefault="006E542C" w:rsidP="00D960FB">
      <w:pPr>
        <w:pStyle w:val="ListParagraph"/>
        <w:numPr>
          <w:ilvl w:val="3"/>
          <w:numId w:val="2"/>
        </w:numPr>
        <w:spacing w:before="0"/>
        <w:ind w:left="1701" w:hanging="284"/>
        <w:contextualSpacing w:val="0"/>
        <w:rPr>
          <w:ins w:id="779" w:author="Trần Vân Anh" w:date="2023-11-13T20:58:00Z"/>
        </w:rPr>
      </w:pPr>
      <w:ins w:id="780" w:author="Trần Vân Anh" w:date="2023-11-13T22:04:00Z">
        <w:r>
          <w:t>Dữ liệu văn bản và hình ảnh</w:t>
        </w:r>
      </w:ins>
    </w:p>
    <w:p w:rsidR="00D960FB" w:rsidRDefault="00D960FB" w:rsidP="00D960FB">
      <w:pPr>
        <w:pStyle w:val="ListParagraph"/>
        <w:numPr>
          <w:ilvl w:val="0"/>
          <w:numId w:val="2"/>
        </w:numPr>
        <w:ind w:left="284" w:hanging="284"/>
        <w:contextualSpacing w:val="0"/>
        <w:rPr>
          <w:ins w:id="781" w:author="Trần Vân Anh" w:date="2023-11-13T21:59:00Z"/>
        </w:rPr>
      </w:pPr>
      <w:ins w:id="782" w:author="Trần Vân Anh" w:date="2023-11-13T20:58:00Z">
        <w:r>
          <w:t>Chương 3: Đánh giá và kết luận</w:t>
        </w:r>
      </w:ins>
    </w:p>
    <w:p w:rsidR="008617F0" w:rsidRDefault="008617F0" w:rsidP="008617F0">
      <w:pPr>
        <w:pStyle w:val="ListParagraph"/>
        <w:numPr>
          <w:ilvl w:val="1"/>
          <w:numId w:val="2"/>
        </w:numPr>
        <w:spacing w:before="0"/>
        <w:ind w:left="851" w:hanging="284"/>
        <w:contextualSpacing w:val="0"/>
        <w:rPr>
          <w:ins w:id="783" w:author="Trần Vân Anh" w:date="2023-11-13T21:59:00Z"/>
        </w:rPr>
      </w:pPr>
      <w:ins w:id="784" w:author="Trần Vân Anh" w:date="2023-11-13T21:59:00Z">
        <w:r>
          <w:t>Hạn chế</w:t>
        </w:r>
      </w:ins>
    </w:p>
    <w:p w:rsidR="004F0BE3" w:rsidRDefault="00471AC4" w:rsidP="004F0BE3">
      <w:pPr>
        <w:pStyle w:val="ListParagraph"/>
        <w:numPr>
          <w:ilvl w:val="2"/>
          <w:numId w:val="2"/>
        </w:numPr>
        <w:spacing w:before="0"/>
        <w:ind w:left="1418" w:hanging="284"/>
        <w:contextualSpacing w:val="0"/>
        <w:rPr>
          <w:ins w:id="785" w:author="Trần Vân Anh" w:date="2023-11-13T22:00:00Z"/>
        </w:rPr>
      </w:pPr>
      <w:ins w:id="786" w:author="Trần Vân Anh" w:date="2023-11-13T22:05:00Z">
        <w:r w:rsidRPr="00471AC4">
          <w:lastRenderedPageBreak/>
          <w:t>Tâm trạng tinh thần là một khái niệm phức tạp và có thể được hiểu khác nhau bởi mỗi người. Các thuật toán phân loại tâm trạng có thể gặp khó khăn khi đối mặt với sự phức tạp này.</w:t>
        </w:r>
      </w:ins>
    </w:p>
    <w:p w:rsidR="004F0BE3" w:rsidRDefault="004F0BE3" w:rsidP="004F0BE3">
      <w:pPr>
        <w:pStyle w:val="ListParagraph"/>
        <w:numPr>
          <w:ilvl w:val="1"/>
          <w:numId w:val="2"/>
        </w:numPr>
        <w:spacing w:before="0"/>
        <w:ind w:left="851" w:hanging="284"/>
        <w:contextualSpacing w:val="0"/>
        <w:rPr>
          <w:ins w:id="787" w:author="Trần Vân Anh" w:date="2023-11-13T22:00:00Z"/>
        </w:rPr>
      </w:pPr>
      <w:ins w:id="788" w:author="Trần Vân Anh" w:date="2023-11-13T22:00:00Z">
        <w:r>
          <w:t>Hướng phát triển</w:t>
        </w:r>
      </w:ins>
    </w:p>
    <w:p w:rsidR="004F0BE3" w:rsidRDefault="00FF1978" w:rsidP="004F0BE3">
      <w:pPr>
        <w:pStyle w:val="ListParagraph"/>
        <w:numPr>
          <w:ilvl w:val="2"/>
          <w:numId w:val="2"/>
        </w:numPr>
        <w:spacing w:before="0"/>
        <w:ind w:left="1418" w:hanging="284"/>
        <w:contextualSpacing w:val="0"/>
        <w:rPr>
          <w:ins w:id="789" w:author="Trần Vân Anh" w:date="2023-11-13T22:05:00Z"/>
        </w:rPr>
      </w:pPr>
      <w:ins w:id="790" w:author="Trần Vân Anh" w:date="2023-11-13T22:05:00Z">
        <w:r>
          <w:t>Mở rộng trên các nền tảng khác nhau</w:t>
        </w:r>
      </w:ins>
    </w:p>
    <w:p w:rsidR="00FF1978" w:rsidRDefault="00FF1978" w:rsidP="004F0BE3">
      <w:pPr>
        <w:pStyle w:val="ListParagraph"/>
        <w:numPr>
          <w:ilvl w:val="2"/>
          <w:numId w:val="2"/>
        </w:numPr>
        <w:spacing w:before="0"/>
        <w:ind w:left="1418" w:hanging="284"/>
        <w:contextualSpacing w:val="0"/>
        <w:rPr>
          <w:ins w:id="791" w:author="Trần Vân Anh" w:date="2023-11-13T22:00:00Z"/>
        </w:rPr>
      </w:pPr>
      <w:ins w:id="792" w:author="Trần Vân Anh" w:date="2023-11-13T22:06:00Z">
        <w:r>
          <w:t>Tối ưu hóa đa ngôn ngữ và văn hóa</w:t>
        </w:r>
      </w:ins>
    </w:p>
    <w:p w:rsidR="004F0BE3" w:rsidRDefault="004F0BE3">
      <w:pPr>
        <w:spacing w:before="0"/>
        <w:ind w:left="0" w:firstLine="0"/>
        <w:rPr>
          <w:ins w:id="793" w:author="Trần Vân Anh" w:date="2023-11-13T20:58:00Z"/>
        </w:rPr>
        <w:pPrChange w:id="794" w:author="Trần Vân Anh" w:date="2023-11-13T22:00:00Z">
          <w:pPr>
            <w:pStyle w:val="ListParagraph"/>
            <w:numPr>
              <w:numId w:val="2"/>
            </w:numPr>
            <w:ind w:left="284" w:hanging="360"/>
            <w:contextualSpacing w:val="0"/>
          </w:pPr>
        </w:pPrChange>
      </w:pPr>
    </w:p>
    <w:p w:rsidR="00D960FB" w:rsidRDefault="00D960FB" w:rsidP="00D960FB">
      <w:pPr>
        <w:pStyle w:val="ListParagraph"/>
        <w:numPr>
          <w:ilvl w:val="0"/>
          <w:numId w:val="2"/>
        </w:numPr>
        <w:spacing w:before="0" w:after="240"/>
        <w:ind w:left="284" w:hanging="284"/>
        <w:contextualSpacing w:val="0"/>
        <w:rPr>
          <w:ins w:id="795" w:author="Trần Vân Anh" w:date="2023-11-13T20:58:00Z"/>
        </w:rPr>
      </w:pPr>
      <w:ins w:id="796" w:author="Trần Vân Anh" w:date="2023-11-13T20:58:00Z">
        <w:r w:rsidRPr="005C0D8C">
          <w:t>Phần</w:t>
        </w:r>
        <w:r>
          <w:t xml:space="preserve"> Kết luận: Tài liệu tham khảo và phụ lục</w:t>
        </w:r>
      </w:ins>
    </w:p>
    <w:p w:rsidR="00A23B79" w:rsidRDefault="00A23B79" w:rsidP="00021041">
      <w:pPr>
        <w:pStyle w:val="Heading1"/>
        <w:rPr>
          <w:ins w:id="797" w:author="Trần Vân Anh" w:date="2023-11-13T20:48:00Z"/>
        </w:rPr>
      </w:pPr>
    </w:p>
    <w:p w:rsidR="00F658F4" w:rsidDel="00021041" w:rsidRDefault="00F658F4">
      <w:pPr>
        <w:spacing w:before="0"/>
        <w:rPr>
          <w:del w:id="798" w:author="Trần Vân Anh" w:date="2023-11-13T19:56:00Z"/>
        </w:rPr>
        <w:pPrChange w:id="799" w:author="Trần Vân Anh" w:date="2023-11-13T16:32:00Z">
          <w:pPr/>
        </w:pPrChange>
      </w:pPr>
      <w:r>
        <w:br w:type="page"/>
      </w:r>
    </w:p>
    <w:p w:rsidR="00F658F4" w:rsidRPr="00AC52CF" w:rsidDel="00021041" w:rsidRDefault="00F658F4">
      <w:pPr>
        <w:spacing w:before="0"/>
        <w:rPr>
          <w:del w:id="800" w:author="Trần Vân Anh" w:date="2023-11-13T19:56:00Z"/>
        </w:rPr>
        <w:pPrChange w:id="801" w:author="Trần Vân Anh" w:date="2023-11-13T19:56:00Z">
          <w:pPr/>
        </w:pPrChange>
      </w:pPr>
    </w:p>
    <w:p w:rsidR="00AC52CF" w:rsidRDefault="00021041" w:rsidP="00021041">
      <w:pPr>
        <w:pStyle w:val="Heading1"/>
        <w:rPr>
          <w:ins w:id="802" w:author="Trần Vân Anh" w:date="2023-11-13T20:01:00Z"/>
        </w:rPr>
      </w:pPr>
      <w:bookmarkStart w:id="803" w:name="_Toc150798925"/>
      <w:ins w:id="804" w:author="Trần Vân Anh" w:date="2023-11-13T19:56:00Z">
        <w:r w:rsidRPr="00021041">
          <w:t>Tài liệu tham khảo</w:t>
        </w:r>
      </w:ins>
      <w:bookmarkEnd w:id="803"/>
    </w:p>
    <w:p w:rsidR="00A46A19" w:rsidRDefault="00A46A19" w:rsidP="00C929C1">
      <w:pPr>
        <w:ind w:left="0" w:firstLine="0"/>
        <w:rPr>
          <w:ins w:id="805" w:author="Trần Vân Anh" w:date="2023-11-13T20:11:00Z"/>
          <w:rStyle w:val="Hyperlink"/>
        </w:rPr>
      </w:pPr>
      <w:ins w:id="806" w:author="Trần Vân Anh" w:date="2023-11-13T20:01:00Z">
        <w:r>
          <w:t xml:space="preserve">[1] </w:t>
        </w:r>
      </w:ins>
      <w:ins w:id="807" w:author="Trần Vân Anh" w:date="2023-11-13T20:02:00Z">
        <w:r w:rsidRPr="003D3F64">
          <w:rPr>
            <w:bCs/>
          </w:rPr>
          <w:t>Nguyễn Tuấn Khang</w:t>
        </w:r>
      </w:ins>
      <w:ins w:id="808" w:author="Trần Vân Anh" w:date="2023-11-13T20:07:00Z">
        <w:r w:rsidR="00006037" w:rsidRPr="003D3F64">
          <w:rPr>
            <w:bCs/>
          </w:rPr>
          <w:t xml:space="preserve"> </w:t>
        </w:r>
        <w:r w:rsidR="004455EF" w:rsidRPr="003D3F64">
          <w:rPr>
            <w:bCs/>
          </w:rPr>
          <w:t>và nnk</w:t>
        </w:r>
      </w:ins>
      <w:ins w:id="809" w:author="Trần Vân Anh" w:date="2023-11-13T20:08:00Z">
        <w:r w:rsidR="004455EF" w:rsidRPr="003D3F64">
          <w:rPr>
            <w:bCs/>
          </w:rPr>
          <w:t xml:space="preserve"> (2022)</w:t>
        </w:r>
        <w:r w:rsidR="003D3F64" w:rsidRPr="003D3F64">
          <w:rPr>
            <w:bCs/>
          </w:rPr>
          <w:t xml:space="preserve">. </w:t>
        </w:r>
      </w:ins>
      <w:ins w:id="810" w:author="Trần Vân Anh" w:date="2023-11-13T20:09:00Z">
        <w:r w:rsidR="003D3F64" w:rsidRPr="003D3F64">
          <w:t>Hệ gợi ý mua sắm dựa theo phiên làm việc với mô hình mạng học sâu đồ thị</w:t>
        </w:r>
        <w:r w:rsidR="003D3F64">
          <w:t xml:space="preserve">. </w:t>
        </w:r>
      </w:ins>
      <w:ins w:id="811" w:author="Trần Vân Anh" w:date="2023-11-13T20:02:00Z">
        <w:r w:rsidRPr="003D3F64">
          <w:rPr>
            <w:bCs/>
            <w:i/>
            <w:rPrChange w:id="812" w:author="Trần Vân Anh" w:date="2023-11-13T20:09:00Z">
              <w:rPr>
                <w:bCs/>
              </w:rPr>
            </w:rPrChange>
          </w:rPr>
          <w:t xml:space="preserve">Tạp chí Thông tin và Truyền thông: Chuyên san Các công trình nghiên cứu, phát triển và ứng dụng CNTT và truyền thông / Bộ Thông </w:t>
        </w:r>
        <w:r w:rsidRPr="00C929C1">
          <w:rPr>
            <w:bCs/>
            <w:i/>
            <w:rPrChange w:id="813" w:author="Trần Vân Anh" w:date="2023-11-13T20:09:00Z">
              <w:rPr>
                <w:bCs/>
              </w:rPr>
            </w:rPrChange>
          </w:rPr>
          <w:t>tin và Truyền thông</w:t>
        </w:r>
        <w:r w:rsidRPr="00C929C1">
          <w:rPr>
            <w:bCs/>
            <w:i/>
            <w:rPrChange w:id="814" w:author="Trần Vân Anh" w:date="2023-11-13T20:09:00Z">
              <w:rPr/>
            </w:rPrChange>
          </w:rPr>
          <w:t>, Tập 2022, Số 2, Tháng 12,</w:t>
        </w:r>
        <w:r w:rsidRPr="007D4CB2">
          <w:rPr>
            <w:bCs/>
          </w:rPr>
          <w:t xml:space="preserve"> Trang 73-82</w:t>
        </w:r>
      </w:ins>
      <w:ins w:id="815" w:author="Trần Vân Anh" w:date="2023-11-13T20:09:00Z">
        <w:r w:rsidR="003D3F64">
          <w:rPr>
            <w:bCs/>
          </w:rPr>
          <w:t xml:space="preserve">. </w:t>
        </w:r>
      </w:ins>
      <w:ins w:id="816" w:author="Trần Vân Anh" w:date="2023-11-13T20:08:00Z">
        <w:r w:rsidR="003D3F64">
          <w:t>DOI</w:t>
        </w:r>
      </w:ins>
      <w:ins w:id="817" w:author="Trần Vân Anh" w:date="2023-11-13T20:02:00Z">
        <w:r>
          <w:t xml:space="preserve">: </w:t>
        </w:r>
        <w:r>
          <w:rPr>
            <w:rStyle w:val="Hyperlink"/>
          </w:rPr>
          <w:fldChar w:fldCharType="begin"/>
        </w:r>
        <w:r>
          <w:rPr>
            <w:rStyle w:val="Hyperlink"/>
          </w:rPr>
          <w:instrText xml:space="preserve"> HYPERLINK "https://doi.org/10.32913/mic-ict-research-vn.v2022.n2.1135" </w:instrText>
        </w:r>
        <w:r>
          <w:rPr>
            <w:rStyle w:val="Hyperlink"/>
          </w:rPr>
          <w:fldChar w:fldCharType="separate"/>
        </w:r>
        <w:r>
          <w:rPr>
            <w:rStyle w:val="Hyperlink"/>
          </w:rPr>
          <w:t>https://doi.org/10.32913/mic-ict-research-vn.v2022.n2.1135</w:t>
        </w:r>
        <w:r>
          <w:rPr>
            <w:rStyle w:val="Hyperlink"/>
          </w:rPr>
          <w:fldChar w:fldCharType="end"/>
        </w:r>
      </w:ins>
    </w:p>
    <w:p w:rsidR="00FD7FCA" w:rsidRDefault="00FD7FCA" w:rsidP="00C929C1">
      <w:pPr>
        <w:ind w:left="0" w:firstLine="0"/>
        <w:rPr>
          <w:ins w:id="818" w:author="Trần Vân Anh" w:date="2023-11-13T20:25:00Z"/>
          <w:bCs/>
        </w:rPr>
      </w:pPr>
      <w:ins w:id="819" w:author="Trần Vân Anh" w:date="2023-11-13T20:11:00Z">
        <w:r>
          <w:rPr>
            <w:bCs/>
          </w:rPr>
          <w:t>[</w:t>
        </w:r>
      </w:ins>
      <w:ins w:id="820" w:author="Trần Vân Anh" w:date="2023-11-13T20:13:00Z">
        <w:r w:rsidR="00F468FF">
          <w:rPr>
            <w:bCs/>
          </w:rPr>
          <w:t>2</w:t>
        </w:r>
      </w:ins>
      <w:ins w:id="821" w:author="Trần Vân Anh" w:date="2023-11-13T20:11:00Z">
        <w:r>
          <w:rPr>
            <w:bCs/>
          </w:rPr>
          <w:t xml:space="preserve">] </w:t>
        </w:r>
      </w:ins>
      <w:ins w:id="822" w:author="Trần Vân Anh" w:date="2023-11-13T20:13:00Z">
        <w:r w:rsidR="00F468FF">
          <w:rPr>
            <w:bCs/>
          </w:rPr>
          <w:t xml:space="preserve">Hoàng Tăng Khải (2022). </w:t>
        </w:r>
        <w:r w:rsidR="00F468FF" w:rsidRPr="00F468FF">
          <w:rPr>
            <w:bCs/>
            <w:i/>
            <w:rPrChange w:id="823" w:author="Trần Vân Anh" w:date="2023-11-13T20:13:00Z">
              <w:rPr>
                <w:bCs/>
              </w:rPr>
            </w:rPrChange>
          </w:rPr>
          <w:t>Hệ thống tư vấn món ăn dựa trên thói quen và đánh giá của khách hàng</w:t>
        </w:r>
        <w:r w:rsidR="00F468FF">
          <w:rPr>
            <w:bCs/>
            <w:i/>
          </w:rPr>
          <w:t xml:space="preserve"> </w:t>
        </w:r>
        <w:r w:rsidR="00F468FF">
          <w:rPr>
            <w:bCs/>
          </w:rPr>
          <w:t>(Đồ án tốt nghiệp</w:t>
        </w:r>
      </w:ins>
      <w:ins w:id="824" w:author="Trần Vân Anh" w:date="2023-11-13T20:14:00Z">
        <w:r w:rsidR="001B6FF5">
          <w:rPr>
            <w:bCs/>
          </w:rPr>
          <w:t>, Học viện Công nghệ Bưu chính Viễn thông</w:t>
        </w:r>
      </w:ins>
      <w:ins w:id="825" w:author="Trần Vân Anh" w:date="2023-11-13T20:13:00Z">
        <w:r w:rsidR="00F468FF">
          <w:rPr>
            <w:bCs/>
          </w:rPr>
          <w:t>)</w:t>
        </w:r>
      </w:ins>
      <w:ins w:id="826" w:author="Trần Vân Anh" w:date="2023-11-13T20:14:00Z">
        <w:r w:rsidR="001B6FF5">
          <w:rPr>
            <w:bCs/>
          </w:rPr>
          <w:t>.</w:t>
        </w:r>
      </w:ins>
      <w:ins w:id="827" w:author="Trần Vân Anh" w:date="2023-11-13T20:25:00Z">
        <w:r w:rsidR="00BF774F">
          <w:rPr>
            <w:bCs/>
          </w:rPr>
          <w:t xml:space="preserve"> </w:t>
        </w:r>
        <w:r w:rsidR="00BF774F">
          <w:rPr>
            <w:bCs/>
          </w:rPr>
          <w:fldChar w:fldCharType="begin"/>
        </w:r>
        <w:r w:rsidR="00BF774F">
          <w:rPr>
            <w:bCs/>
          </w:rPr>
          <w:instrText xml:space="preserve"> HYPERLINK "</w:instrText>
        </w:r>
        <w:r w:rsidR="00BF774F" w:rsidRPr="00BF774F">
          <w:rPr>
            <w:bCs/>
          </w:rPr>
          <w:instrText>http://dlib.ptit.edu.vn/handle/HVCNBCVT/2505</w:instrText>
        </w:r>
        <w:r w:rsidR="00BF774F">
          <w:rPr>
            <w:bCs/>
          </w:rPr>
          <w:instrText xml:space="preserve">" </w:instrText>
        </w:r>
        <w:r w:rsidR="00BF774F">
          <w:rPr>
            <w:bCs/>
          </w:rPr>
          <w:fldChar w:fldCharType="separate"/>
        </w:r>
        <w:r w:rsidR="00BF774F" w:rsidRPr="00F707A6">
          <w:rPr>
            <w:rStyle w:val="Hyperlink"/>
            <w:bCs/>
          </w:rPr>
          <w:t>http://dlib.ptit.edu.vn/handle/HVCNBCVT/2505</w:t>
        </w:r>
        <w:r w:rsidR="00BF774F">
          <w:rPr>
            <w:bCs/>
          </w:rPr>
          <w:fldChar w:fldCharType="end"/>
        </w:r>
        <w:r w:rsidR="00BF774F">
          <w:rPr>
            <w:bCs/>
          </w:rPr>
          <w:t xml:space="preserve"> </w:t>
        </w:r>
      </w:ins>
    </w:p>
    <w:p w:rsidR="00BF774F" w:rsidRDefault="00E95BF2" w:rsidP="00C929C1">
      <w:pPr>
        <w:ind w:left="0" w:firstLine="0"/>
        <w:rPr>
          <w:ins w:id="828" w:author="Trần Vân Anh" w:date="2023-11-13T20:24:00Z"/>
          <w:bCs/>
        </w:rPr>
      </w:pPr>
      <w:ins w:id="829" w:author="Trần Vân Anh" w:date="2023-11-13T20:26:00Z">
        <w:r w:rsidRPr="00E95BF2">
          <w:rPr>
            <w:bCs/>
            <w:noProof/>
          </w:rPr>
          <w:drawing>
            <wp:inline distT="0" distB="0" distL="0" distR="0" wp14:anchorId="2DF42E71" wp14:editId="1B948D9A">
              <wp:extent cx="5760720" cy="43326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332605"/>
                      </a:xfrm>
                      <a:prstGeom prst="rect">
                        <a:avLst/>
                      </a:prstGeom>
                    </pic:spPr>
                  </pic:pic>
                </a:graphicData>
              </a:graphic>
            </wp:inline>
          </w:drawing>
        </w:r>
      </w:ins>
    </w:p>
    <w:p w:rsidR="00BF774F" w:rsidRDefault="00BF774F" w:rsidP="00C929C1">
      <w:pPr>
        <w:ind w:left="0" w:firstLine="0"/>
        <w:rPr>
          <w:ins w:id="830" w:author="Trần Vân Anh" w:date="2023-11-13T20:14:00Z"/>
          <w:bCs/>
        </w:rPr>
      </w:pPr>
    </w:p>
    <w:p w:rsidR="001B6FF5" w:rsidRPr="00F468FF" w:rsidRDefault="001B6FF5">
      <w:pPr>
        <w:ind w:left="0" w:firstLine="0"/>
        <w:rPr>
          <w:ins w:id="831" w:author="Trần Vân Anh" w:date="2023-11-13T20:02:00Z"/>
          <w:bCs/>
        </w:rPr>
        <w:pPrChange w:id="832" w:author="Trần Vân Anh" w:date="2023-11-13T20:10:00Z">
          <w:pPr>
            <w:pStyle w:val="ListParagraph"/>
            <w:numPr>
              <w:numId w:val="29"/>
            </w:numPr>
            <w:ind w:left="567" w:hanging="360"/>
          </w:pPr>
        </w:pPrChange>
      </w:pPr>
    </w:p>
    <w:p w:rsidR="00A46A19" w:rsidRPr="00A46A19" w:rsidRDefault="00A46A19">
      <w:pPr>
        <w:ind w:left="0" w:firstLine="0"/>
        <w:pPrChange w:id="833" w:author="Trần Vân Anh" w:date="2023-11-13T20:01:00Z">
          <w:pPr/>
        </w:pPrChange>
      </w:pPr>
    </w:p>
    <w:sectPr w:rsidR="00A46A19" w:rsidRPr="00A46A19" w:rsidSect="007D4CB2">
      <w:footerReference w:type="default" r:id="rId21"/>
      <w:pgSz w:w="11907" w:h="16840" w:code="9"/>
      <w:pgMar w:top="1134" w:right="1134" w:bottom="1134" w:left="1701" w:header="720" w:footer="720" w:gutter="0"/>
      <w:pgBorders w:display="firstPage">
        <w:top w:val="thinThickSmallGap" w:sz="24" w:space="4" w:color="auto"/>
        <w:left w:val="thinThickSmallGap" w:sz="24" w:space="4" w:color="auto"/>
        <w:bottom w:val="thinThickSmallGap" w:sz="24" w:space="4" w:color="auto"/>
        <w:right w:val="thinThickSmallGap" w:sz="24" w:space="4"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602AC" w:rsidRDefault="000602AC" w:rsidP="00387301">
      <w:pPr>
        <w:spacing w:before="0" w:line="240" w:lineRule="auto"/>
      </w:pPr>
      <w:r>
        <w:separator/>
      </w:r>
    </w:p>
  </w:endnote>
  <w:endnote w:type="continuationSeparator" w:id="0">
    <w:p w:rsidR="000602AC" w:rsidRDefault="000602AC" w:rsidP="00387301">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ustomXmlInsRangeStart w:id="834" w:author="Trần Vân Anh" w:date="2023-11-13T20:22:00Z"/>
  <w:sdt>
    <w:sdtPr>
      <w:id w:val="-1727366358"/>
      <w:docPartObj>
        <w:docPartGallery w:val="Page Numbers (Bottom of Page)"/>
        <w:docPartUnique/>
      </w:docPartObj>
    </w:sdtPr>
    <w:sdtEndPr>
      <w:rPr>
        <w:noProof/>
      </w:rPr>
    </w:sdtEndPr>
    <w:sdtContent>
      <w:customXmlInsRangeEnd w:id="834"/>
      <w:p w:rsidR="008641D9" w:rsidRDefault="008641D9">
        <w:pPr>
          <w:pStyle w:val="Footer"/>
          <w:jc w:val="right"/>
          <w:rPr>
            <w:ins w:id="835" w:author="Trần Vân Anh" w:date="2023-11-13T20:22:00Z"/>
          </w:rPr>
        </w:pPr>
        <w:ins w:id="836" w:author="Trần Vân Anh" w:date="2023-11-13T20:22:00Z">
          <w:r>
            <w:fldChar w:fldCharType="begin"/>
          </w:r>
          <w:r>
            <w:instrText xml:space="preserve"> PAGE   \* MERGEFORMAT </w:instrText>
          </w:r>
          <w:r>
            <w:fldChar w:fldCharType="separate"/>
          </w:r>
          <w:r>
            <w:rPr>
              <w:noProof/>
            </w:rPr>
            <w:t>2</w:t>
          </w:r>
          <w:r>
            <w:rPr>
              <w:noProof/>
            </w:rPr>
            <w:fldChar w:fldCharType="end"/>
          </w:r>
        </w:ins>
      </w:p>
      <w:customXmlInsRangeStart w:id="837" w:author="Trần Vân Anh" w:date="2023-11-13T20:22:00Z"/>
    </w:sdtContent>
  </w:sdt>
  <w:customXmlInsRangeEnd w:id="837"/>
  <w:p w:rsidR="008641D9" w:rsidRDefault="008641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602AC" w:rsidRDefault="000602AC" w:rsidP="00387301">
      <w:pPr>
        <w:spacing w:before="0" w:line="240" w:lineRule="auto"/>
      </w:pPr>
      <w:r>
        <w:separator/>
      </w:r>
    </w:p>
  </w:footnote>
  <w:footnote w:type="continuationSeparator" w:id="0">
    <w:p w:rsidR="000602AC" w:rsidRDefault="000602AC" w:rsidP="00387301">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7A738B"/>
    <w:multiLevelType w:val="multilevel"/>
    <w:tmpl w:val="DF7C4C3A"/>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E754E76"/>
    <w:multiLevelType w:val="multilevel"/>
    <w:tmpl w:val="F0467808"/>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F375B86"/>
    <w:multiLevelType w:val="hybridMultilevel"/>
    <w:tmpl w:val="F24E6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86621E"/>
    <w:multiLevelType w:val="multilevel"/>
    <w:tmpl w:val="93D838A4"/>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B4A0CBF"/>
    <w:multiLevelType w:val="hybridMultilevel"/>
    <w:tmpl w:val="15D8688A"/>
    <w:lvl w:ilvl="0" w:tplc="08C027FE">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4F04EC"/>
    <w:multiLevelType w:val="multilevel"/>
    <w:tmpl w:val="DF7C4C3A"/>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F7C1D1F"/>
    <w:multiLevelType w:val="hybridMultilevel"/>
    <w:tmpl w:val="49C6BD1E"/>
    <w:lvl w:ilvl="0" w:tplc="7DFCC8EE">
      <w:start w:val="1"/>
      <w:numFmt w:val="bullet"/>
      <w:lvlText w:val=""/>
      <w:lvlJc w:val="left"/>
      <w:pPr>
        <w:ind w:left="720" w:hanging="360"/>
      </w:pPr>
      <w:rPr>
        <w:rFonts w:ascii="Symbol" w:hAnsi="Symbol" w:hint="default"/>
        <w:sz w:val="20"/>
      </w:rPr>
    </w:lvl>
    <w:lvl w:ilvl="1" w:tplc="B8B46D86">
      <w:start w:val="1"/>
      <w:numFmt w:val="bullet"/>
      <w:lvlText w:val=""/>
      <w:lvlJc w:val="left"/>
      <w:pPr>
        <w:ind w:left="1440" w:hanging="360"/>
      </w:pPr>
      <w:rPr>
        <w:rFonts w:ascii="Symbol" w:hAnsi="Symbol" w:hint="default"/>
        <w:sz w:val="20"/>
        <w:szCs w:val="20"/>
      </w:rPr>
    </w:lvl>
    <w:lvl w:ilvl="2" w:tplc="400EE71C">
      <w:start w:val="1"/>
      <w:numFmt w:val="bullet"/>
      <w:lvlText w:val="o"/>
      <w:lvlJc w:val="left"/>
      <w:pPr>
        <w:ind w:left="2160" w:hanging="360"/>
      </w:pPr>
      <w:rPr>
        <w:rFonts w:ascii="Courier New" w:hAnsi="Courier New" w:cs="Courier New" w:hint="default"/>
        <w:sz w:val="20"/>
        <w:szCs w:val="20"/>
      </w:rPr>
    </w:lvl>
    <w:lvl w:ilvl="3" w:tplc="85D254B2">
      <w:start w:val="1"/>
      <w:numFmt w:val="bullet"/>
      <w:lvlText w:val=""/>
      <w:lvlJc w:val="left"/>
      <w:pPr>
        <w:ind w:left="2880" w:hanging="360"/>
      </w:pPr>
      <w:rPr>
        <w:rFonts w:ascii="Wingdings" w:hAnsi="Wingdings" w:hint="default"/>
        <w:sz w:val="20"/>
        <w:szCs w:val="20"/>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28C83351"/>
    <w:multiLevelType w:val="hybridMultilevel"/>
    <w:tmpl w:val="3196A47C"/>
    <w:lvl w:ilvl="0" w:tplc="7DFCC8EE">
      <w:start w:val="1"/>
      <w:numFmt w:val="bullet"/>
      <w:lvlText w:val=""/>
      <w:lvlJc w:val="left"/>
      <w:pPr>
        <w:ind w:left="720" w:hanging="360"/>
      </w:pPr>
      <w:rPr>
        <w:rFonts w:ascii="Symbol" w:hAnsi="Symbol" w:hint="default"/>
        <w:sz w:val="20"/>
      </w:rPr>
    </w:lvl>
    <w:lvl w:ilvl="1" w:tplc="04090001">
      <w:start w:val="1"/>
      <w:numFmt w:val="bullet"/>
      <w:lvlText w:val=""/>
      <w:lvlJc w:val="left"/>
      <w:pPr>
        <w:ind w:left="1440" w:hanging="360"/>
      </w:pPr>
      <w:rPr>
        <w:rFonts w:ascii="Symbol" w:hAnsi="Symbol" w:hint="default"/>
      </w:rPr>
    </w:lvl>
    <w:lvl w:ilvl="2" w:tplc="400EE71C">
      <w:start w:val="1"/>
      <w:numFmt w:val="bullet"/>
      <w:lvlText w:val="o"/>
      <w:lvlJc w:val="left"/>
      <w:pPr>
        <w:ind w:left="2160" w:hanging="360"/>
      </w:pPr>
      <w:rPr>
        <w:rFonts w:ascii="Courier New" w:hAnsi="Courier New" w:cs="Courier New" w:hint="default"/>
        <w:sz w:val="20"/>
        <w:szCs w:val="20"/>
      </w:rPr>
    </w:lvl>
    <w:lvl w:ilvl="3" w:tplc="C83E74E0">
      <w:start w:val="1"/>
      <w:numFmt w:val="bullet"/>
      <w:lvlText w:val=""/>
      <w:lvlJc w:val="left"/>
      <w:pPr>
        <w:ind w:left="2880" w:hanging="360"/>
      </w:pPr>
      <w:rPr>
        <w:rFonts w:ascii="Wingdings" w:hAnsi="Wingdings" w:hint="default"/>
        <w:sz w:val="20"/>
        <w:szCs w:val="20"/>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29641800"/>
    <w:multiLevelType w:val="hybridMultilevel"/>
    <w:tmpl w:val="46463CD8"/>
    <w:lvl w:ilvl="0" w:tplc="7DFCC8EE">
      <w:start w:val="1"/>
      <w:numFmt w:val="bullet"/>
      <w:lvlText w:val=""/>
      <w:lvlJc w:val="left"/>
      <w:pPr>
        <w:ind w:left="720" w:hanging="360"/>
      </w:pPr>
      <w:rPr>
        <w:rFonts w:ascii="Symbol" w:hAnsi="Symbol" w:hint="default"/>
        <w:sz w:val="20"/>
      </w:rPr>
    </w:lvl>
    <w:lvl w:ilvl="1" w:tplc="04090001">
      <w:start w:val="1"/>
      <w:numFmt w:val="bullet"/>
      <w:lvlText w:val=""/>
      <w:lvlJc w:val="left"/>
      <w:pPr>
        <w:ind w:left="1440" w:hanging="360"/>
      </w:pPr>
      <w:rPr>
        <w:rFonts w:ascii="Symbol" w:hAnsi="Symbol" w:hint="default"/>
      </w:rPr>
    </w:lvl>
    <w:lvl w:ilvl="2" w:tplc="400EE71C">
      <w:start w:val="1"/>
      <w:numFmt w:val="bullet"/>
      <w:lvlText w:val="o"/>
      <w:lvlJc w:val="left"/>
      <w:pPr>
        <w:ind w:left="2160" w:hanging="360"/>
      </w:pPr>
      <w:rPr>
        <w:rFonts w:ascii="Courier New" w:hAnsi="Courier New" w:cs="Courier New" w:hint="default"/>
        <w:sz w:val="20"/>
        <w:szCs w:val="20"/>
      </w:rPr>
    </w:lvl>
    <w:lvl w:ilvl="3" w:tplc="8F0C2E0E">
      <w:start w:val="1"/>
      <w:numFmt w:val="bullet"/>
      <w:lvlText w:val=""/>
      <w:lvlJc w:val="left"/>
      <w:pPr>
        <w:ind w:left="2880" w:hanging="360"/>
      </w:pPr>
      <w:rPr>
        <w:rFonts w:ascii="Wingdings" w:hAnsi="Wingdings" w:hint="default"/>
        <w:sz w:val="20"/>
        <w:szCs w:val="20"/>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2A552BEE"/>
    <w:multiLevelType w:val="hybridMultilevel"/>
    <w:tmpl w:val="C93A3808"/>
    <w:lvl w:ilvl="0" w:tplc="04090001">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5076BD"/>
    <w:multiLevelType w:val="hybridMultilevel"/>
    <w:tmpl w:val="56AC840C"/>
    <w:lvl w:ilvl="0" w:tplc="A7D2D72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A944573"/>
    <w:multiLevelType w:val="hybridMultilevel"/>
    <w:tmpl w:val="B93A91BE"/>
    <w:lvl w:ilvl="0" w:tplc="3ABA45C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 w15:restartNumberingAfterBreak="0">
    <w:nsid w:val="4C5D615B"/>
    <w:multiLevelType w:val="hybridMultilevel"/>
    <w:tmpl w:val="B87622B0"/>
    <w:lvl w:ilvl="0" w:tplc="E8C0BBF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D9F1EE0"/>
    <w:multiLevelType w:val="multilevel"/>
    <w:tmpl w:val="707CB718"/>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F564E50"/>
    <w:multiLevelType w:val="multilevel"/>
    <w:tmpl w:val="DF7C4C3A"/>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68F0596"/>
    <w:multiLevelType w:val="multilevel"/>
    <w:tmpl w:val="DF7C4C3A"/>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2034D0F"/>
    <w:multiLevelType w:val="multilevel"/>
    <w:tmpl w:val="DF7C4C3A"/>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C0E2EB5"/>
    <w:multiLevelType w:val="hybridMultilevel"/>
    <w:tmpl w:val="81E22142"/>
    <w:lvl w:ilvl="0" w:tplc="42C02858">
      <w:start w:val="1"/>
      <w:numFmt w:val="bullet"/>
      <w:lvlText w:val="o"/>
      <w:lvlJc w:val="left"/>
      <w:pPr>
        <w:ind w:left="1440" w:hanging="360"/>
      </w:pPr>
      <w:rPr>
        <w:rFonts w:ascii="Courier New" w:hAnsi="Courier New" w:cs="Courier New" w:hint="default"/>
        <w:sz w:val="20"/>
        <w:szCs w:val="2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C913EE4"/>
    <w:multiLevelType w:val="hybridMultilevel"/>
    <w:tmpl w:val="C896C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F863BBA"/>
    <w:multiLevelType w:val="hybridMultilevel"/>
    <w:tmpl w:val="725A585C"/>
    <w:lvl w:ilvl="0" w:tplc="22569C7E">
      <w:start w:val="1"/>
      <w:numFmt w:val="bullet"/>
      <w:lvlText w:val="o"/>
      <w:lvlJc w:val="left"/>
      <w:pPr>
        <w:ind w:left="1571" w:hanging="360"/>
      </w:pPr>
      <w:rPr>
        <w:rFonts w:ascii="Courier New" w:hAnsi="Courier New" w:cs="Courier New" w:hint="default"/>
        <w:sz w:val="20"/>
        <w:szCs w:val="20"/>
      </w:rPr>
    </w:lvl>
    <w:lvl w:ilvl="1" w:tplc="04090003">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0" w15:restartNumberingAfterBreak="0">
    <w:nsid w:val="700547F1"/>
    <w:multiLevelType w:val="hybridMultilevel"/>
    <w:tmpl w:val="7EEC8884"/>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BB10E1E"/>
    <w:multiLevelType w:val="multilevel"/>
    <w:tmpl w:val="81F61974"/>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CCD16E3"/>
    <w:multiLevelType w:val="multilevel"/>
    <w:tmpl w:val="510EF2C0"/>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7CDC4526"/>
    <w:multiLevelType w:val="multilevel"/>
    <w:tmpl w:val="DF7C4C3A"/>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D3707E9"/>
    <w:multiLevelType w:val="hybridMultilevel"/>
    <w:tmpl w:val="411C1AB0"/>
    <w:lvl w:ilvl="0" w:tplc="7DFCC8EE">
      <w:start w:val="1"/>
      <w:numFmt w:val="bullet"/>
      <w:lvlText w:val=""/>
      <w:lvlJc w:val="left"/>
      <w:pPr>
        <w:ind w:left="720" w:hanging="360"/>
      </w:pPr>
      <w:rPr>
        <w:rFonts w:ascii="Symbol" w:hAnsi="Symbol" w:hint="default"/>
        <w:sz w:val="20"/>
      </w:rPr>
    </w:lvl>
    <w:lvl w:ilvl="1" w:tplc="A644FF42">
      <w:start w:val="1"/>
      <w:numFmt w:val="bullet"/>
      <w:lvlText w:val=""/>
      <w:lvlJc w:val="left"/>
      <w:pPr>
        <w:ind w:left="1440" w:hanging="360"/>
      </w:pPr>
      <w:rPr>
        <w:rFonts w:ascii="Symbol" w:hAnsi="Symbol" w:hint="default"/>
        <w:sz w:val="20"/>
        <w:szCs w:val="20"/>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E5839BF"/>
    <w:multiLevelType w:val="hybridMultilevel"/>
    <w:tmpl w:val="CE16CFF2"/>
    <w:lvl w:ilvl="0" w:tplc="7DFCC8EE">
      <w:start w:val="1"/>
      <w:numFmt w:val="bullet"/>
      <w:lvlText w:val=""/>
      <w:lvlJc w:val="left"/>
      <w:pPr>
        <w:ind w:left="720" w:hanging="360"/>
      </w:pPr>
      <w:rPr>
        <w:rFonts w:ascii="Symbol" w:hAnsi="Symbol" w:hint="default"/>
        <w:sz w:val="20"/>
      </w:rPr>
    </w:lvl>
    <w:lvl w:ilvl="1" w:tplc="57884E18">
      <w:start w:val="1"/>
      <w:numFmt w:val="bullet"/>
      <w:lvlText w:val=""/>
      <w:lvlJc w:val="left"/>
      <w:pPr>
        <w:ind w:left="1440" w:hanging="360"/>
      </w:pPr>
      <w:rPr>
        <w:rFonts w:ascii="Symbol" w:hAnsi="Symbol" w:hint="default"/>
        <w:sz w:val="20"/>
        <w:szCs w:val="2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6"/>
  </w:num>
  <w:num w:numId="3">
    <w:abstractNumId w:val="0"/>
  </w:num>
  <w:num w:numId="4">
    <w:abstractNumId w:val="9"/>
  </w:num>
  <w:num w:numId="5">
    <w:abstractNumId w:val="25"/>
  </w:num>
  <w:num w:numId="6">
    <w:abstractNumId w:val="0"/>
    <w:lvlOverride w:ilvl="0">
      <w:startOverride w:val="2"/>
    </w:lvlOverride>
    <w:lvlOverride w:ilvl="1">
      <w:startOverride w:val="1"/>
    </w:lvlOverride>
  </w:num>
  <w:num w:numId="7">
    <w:abstractNumId w:val="0"/>
    <w:lvlOverride w:ilvl="0">
      <w:startOverride w:val="2"/>
    </w:lvlOverride>
    <w:lvlOverride w:ilvl="1">
      <w:startOverride w:val="1"/>
    </w:lvlOverride>
  </w:num>
  <w:num w:numId="8">
    <w:abstractNumId w:val="5"/>
  </w:num>
  <w:num w:numId="9">
    <w:abstractNumId w:val="3"/>
  </w:num>
  <w:num w:numId="10">
    <w:abstractNumId w:val="3"/>
    <w:lvlOverride w:ilvl="0">
      <w:startOverride w:val="2"/>
    </w:lvlOverride>
    <w:lvlOverride w:ilvl="1">
      <w:startOverride w:val="1"/>
    </w:lvlOverride>
  </w:num>
  <w:num w:numId="11">
    <w:abstractNumId w:val="16"/>
  </w:num>
  <w:num w:numId="12">
    <w:abstractNumId w:val="23"/>
  </w:num>
  <w:num w:numId="13">
    <w:abstractNumId w:val="22"/>
  </w:num>
  <w:num w:numId="14">
    <w:abstractNumId w:val="15"/>
  </w:num>
  <w:num w:numId="15">
    <w:abstractNumId w:val="1"/>
  </w:num>
  <w:num w:numId="16">
    <w:abstractNumId w:val="14"/>
  </w:num>
  <w:num w:numId="17">
    <w:abstractNumId w:val="2"/>
  </w:num>
  <w:num w:numId="18">
    <w:abstractNumId w:val="24"/>
  </w:num>
  <w:num w:numId="19">
    <w:abstractNumId w:val="13"/>
  </w:num>
  <w:num w:numId="20">
    <w:abstractNumId w:val="12"/>
  </w:num>
  <w:num w:numId="21">
    <w:abstractNumId w:val="8"/>
  </w:num>
  <w:num w:numId="22">
    <w:abstractNumId w:val="7"/>
  </w:num>
  <w:num w:numId="23">
    <w:abstractNumId w:val="19"/>
  </w:num>
  <w:num w:numId="24">
    <w:abstractNumId w:val="17"/>
  </w:num>
  <w:num w:numId="25">
    <w:abstractNumId w:val="6"/>
  </w:num>
  <w:num w:numId="26">
    <w:abstractNumId w:val="19"/>
  </w:num>
  <w:num w:numId="27">
    <w:abstractNumId w:val="4"/>
  </w:num>
  <w:num w:numId="28">
    <w:abstractNumId w:val="25"/>
  </w:num>
  <w:num w:numId="29">
    <w:abstractNumId w:val="9"/>
  </w:num>
  <w:num w:numId="30">
    <w:abstractNumId w:val="18"/>
  </w:num>
  <w:num w:numId="31">
    <w:abstractNumId w:val="6"/>
  </w:num>
  <w:num w:numId="32">
    <w:abstractNumId w:val="4"/>
  </w:num>
  <w:num w:numId="33">
    <w:abstractNumId w:val="10"/>
  </w:num>
  <w:num w:numId="34">
    <w:abstractNumId w:val="11"/>
  </w:num>
  <w:num w:numId="35">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rần Vân Anh">
    <w15:presenceInfo w15:providerId="Windows Live" w15:userId="ee8f23dacc1f248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trackRevisions/>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7F88"/>
    <w:rsid w:val="00000183"/>
    <w:rsid w:val="00000E96"/>
    <w:rsid w:val="00003706"/>
    <w:rsid w:val="00006037"/>
    <w:rsid w:val="000170C0"/>
    <w:rsid w:val="00021041"/>
    <w:rsid w:val="00030BD7"/>
    <w:rsid w:val="0003230A"/>
    <w:rsid w:val="00035924"/>
    <w:rsid w:val="000377DE"/>
    <w:rsid w:val="00050853"/>
    <w:rsid w:val="000602AC"/>
    <w:rsid w:val="000623D8"/>
    <w:rsid w:val="00074832"/>
    <w:rsid w:val="00075F87"/>
    <w:rsid w:val="0007674A"/>
    <w:rsid w:val="000927B5"/>
    <w:rsid w:val="000B0591"/>
    <w:rsid w:val="000B7EF3"/>
    <w:rsid w:val="000C2691"/>
    <w:rsid w:val="000C2834"/>
    <w:rsid w:val="000C3231"/>
    <w:rsid w:val="000C3B5A"/>
    <w:rsid w:val="000C3C62"/>
    <w:rsid w:val="000D06A5"/>
    <w:rsid w:val="000D07CE"/>
    <w:rsid w:val="000D24EC"/>
    <w:rsid w:val="000E525C"/>
    <w:rsid w:val="000F3273"/>
    <w:rsid w:val="00104238"/>
    <w:rsid w:val="00107E87"/>
    <w:rsid w:val="00115B6B"/>
    <w:rsid w:val="00116ED9"/>
    <w:rsid w:val="00127856"/>
    <w:rsid w:val="00131BB9"/>
    <w:rsid w:val="00142A4E"/>
    <w:rsid w:val="0015152F"/>
    <w:rsid w:val="00167321"/>
    <w:rsid w:val="0016766D"/>
    <w:rsid w:val="0017758F"/>
    <w:rsid w:val="00191DD0"/>
    <w:rsid w:val="001A54F9"/>
    <w:rsid w:val="001A5D60"/>
    <w:rsid w:val="001B111C"/>
    <w:rsid w:val="001B3885"/>
    <w:rsid w:val="001B6FF5"/>
    <w:rsid w:val="001B72B0"/>
    <w:rsid w:val="001B7A8D"/>
    <w:rsid w:val="001C383F"/>
    <w:rsid w:val="001C5BDF"/>
    <w:rsid w:val="001D3A23"/>
    <w:rsid w:val="001E089C"/>
    <w:rsid w:val="001E0B81"/>
    <w:rsid w:val="001E1A09"/>
    <w:rsid w:val="001E6E96"/>
    <w:rsid w:val="001F4D52"/>
    <w:rsid w:val="001F637F"/>
    <w:rsid w:val="002307B0"/>
    <w:rsid w:val="002352F3"/>
    <w:rsid w:val="00252688"/>
    <w:rsid w:val="0025774F"/>
    <w:rsid w:val="0026010F"/>
    <w:rsid w:val="00263C9C"/>
    <w:rsid w:val="00270649"/>
    <w:rsid w:val="002926C9"/>
    <w:rsid w:val="00294AD9"/>
    <w:rsid w:val="002B2072"/>
    <w:rsid w:val="002B638D"/>
    <w:rsid w:val="002C50C3"/>
    <w:rsid w:val="002C5760"/>
    <w:rsid w:val="002D0EB4"/>
    <w:rsid w:val="002D30E2"/>
    <w:rsid w:val="002E66AA"/>
    <w:rsid w:val="003023DF"/>
    <w:rsid w:val="00302FB1"/>
    <w:rsid w:val="00311E12"/>
    <w:rsid w:val="0032564F"/>
    <w:rsid w:val="0032565D"/>
    <w:rsid w:val="00325E19"/>
    <w:rsid w:val="0033505F"/>
    <w:rsid w:val="00336A86"/>
    <w:rsid w:val="00340196"/>
    <w:rsid w:val="00343AE3"/>
    <w:rsid w:val="00361CCF"/>
    <w:rsid w:val="00361F67"/>
    <w:rsid w:val="00370FDE"/>
    <w:rsid w:val="003822C5"/>
    <w:rsid w:val="00387301"/>
    <w:rsid w:val="00393799"/>
    <w:rsid w:val="003A43CD"/>
    <w:rsid w:val="003A5BE4"/>
    <w:rsid w:val="003A7EA5"/>
    <w:rsid w:val="003C0533"/>
    <w:rsid w:val="003D3F64"/>
    <w:rsid w:val="003D7D1F"/>
    <w:rsid w:val="003E2614"/>
    <w:rsid w:val="003E3BFE"/>
    <w:rsid w:val="003F2C3D"/>
    <w:rsid w:val="00404029"/>
    <w:rsid w:val="00416404"/>
    <w:rsid w:val="00417015"/>
    <w:rsid w:val="004238B1"/>
    <w:rsid w:val="00430414"/>
    <w:rsid w:val="00436D19"/>
    <w:rsid w:val="0044448F"/>
    <w:rsid w:val="004455EF"/>
    <w:rsid w:val="00445DD9"/>
    <w:rsid w:val="00450076"/>
    <w:rsid w:val="004500D5"/>
    <w:rsid w:val="00457208"/>
    <w:rsid w:val="0046165B"/>
    <w:rsid w:val="00465573"/>
    <w:rsid w:val="00471AC4"/>
    <w:rsid w:val="00473AB3"/>
    <w:rsid w:val="004903D7"/>
    <w:rsid w:val="00491612"/>
    <w:rsid w:val="00493EE4"/>
    <w:rsid w:val="00496833"/>
    <w:rsid w:val="004A45B2"/>
    <w:rsid w:val="004B08BD"/>
    <w:rsid w:val="004B78B3"/>
    <w:rsid w:val="004C2FB1"/>
    <w:rsid w:val="004D09E1"/>
    <w:rsid w:val="004D53AB"/>
    <w:rsid w:val="004E478E"/>
    <w:rsid w:val="004E50E2"/>
    <w:rsid w:val="004F0BE3"/>
    <w:rsid w:val="004F1E2D"/>
    <w:rsid w:val="004F212C"/>
    <w:rsid w:val="004F67B2"/>
    <w:rsid w:val="0050070E"/>
    <w:rsid w:val="0051113E"/>
    <w:rsid w:val="0051637A"/>
    <w:rsid w:val="005300A7"/>
    <w:rsid w:val="00531FD5"/>
    <w:rsid w:val="0054484F"/>
    <w:rsid w:val="0055348C"/>
    <w:rsid w:val="00553AB4"/>
    <w:rsid w:val="00555D47"/>
    <w:rsid w:val="00564932"/>
    <w:rsid w:val="00564F2A"/>
    <w:rsid w:val="005672A0"/>
    <w:rsid w:val="00570014"/>
    <w:rsid w:val="00573DAD"/>
    <w:rsid w:val="00574678"/>
    <w:rsid w:val="005B03BC"/>
    <w:rsid w:val="005B7461"/>
    <w:rsid w:val="005B7546"/>
    <w:rsid w:val="005C0D8C"/>
    <w:rsid w:val="005C1DD8"/>
    <w:rsid w:val="005C2289"/>
    <w:rsid w:val="005D1156"/>
    <w:rsid w:val="005D30C9"/>
    <w:rsid w:val="005D3B06"/>
    <w:rsid w:val="005D6E23"/>
    <w:rsid w:val="005F300F"/>
    <w:rsid w:val="00613308"/>
    <w:rsid w:val="00620228"/>
    <w:rsid w:val="00620BC6"/>
    <w:rsid w:val="006249BC"/>
    <w:rsid w:val="0062579E"/>
    <w:rsid w:val="006264C3"/>
    <w:rsid w:val="00627F88"/>
    <w:rsid w:val="00634044"/>
    <w:rsid w:val="006458D6"/>
    <w:rsid w:val="00646CB9"/>
    <w:rsid w:val="00650E1F"/>
    <w:rsid w:val="00660F9D"/>
    <w:rsid w:val="00666E15"/>
    <w:rsid w:val="00677D5E"/>
    <w:rsid w:val="00680D2C"/>
    <w:rsid w:val="00680D42"/>
    <w:rsid w:val="006872D9"/>
    <w:rsid w:val="006938C3"/>
    <w:rsid w:val="0069457B"/>
    <w:rsid w:val="0069692B"/>
    <w:rsid w:val="006973B2"/>
    <w:rsid w:val="006A014B"/>
    <w:rsid w:val="006A297F"/>
    <w:rsid w:val="006A50EA"/>
    <w:rsid w:val="006A6E2F"/>
    <w:rsid w:val="006A7914"/>
    <w:rsid w:val="006B01F3"/>
    <w:rsid w:val="006B198B"/>
    <w:rsid w:val="006B2022"/>
    <w:rsid w:val="006B27A1"/>
    <w:rsid w:val="006B71AB"/>
    <w:rsid w:val="006E27E4"/>
    <w:rsid w:val="006E43BE"/>
    <w:rsid w:val="006E542C"/>
    <w:rsid w:val="006E7AC6"/>
    <w:rsid w:val="006F0ABD"/>
    <w:rsid w:val="006F3F94"/>
    <w:rsid w:val="00702688"/>
    <w:rsid w:val="007254C9"/>
    <w:rsid w:val="00731270"/>
    <w:rsid w:val="007359B4"/>
    <w:rsid w:val="007373B8"/>
    <w:rsid w:val="00740FB3"/>
    <w:rsid w:val="007432F8"/>
    <w:rsid w:val="00750CE2"/>
    <w:rsid w:val="00760BAA"/>
    <w:rsid w:val="00762BE2"/>
    <w:rsid w:val="007650F0"/>
    <w:rsid w:val="00766A3E"/>
    <w:rsid w:val="00773E0F"/>
    <w:rsid w:val="00777F6F"/>
    <w:rsid w:val="0078472C"/>
    <w:rsid w:val="007B54CD"/>
    <w:rsid w:val="007B5A93"/>
    <w:rsid w:val="007C73F7"/>
    <w:rsid w:val="007D3449"/>
    <w:rsid w:val="007D3BD5"/>
    <w:rsid w:val="007D4CB2"/>
    <w:rsid w:val="007D517F"/>
    <w:rsid w:val="007D5496"/>
    <w:rsid w:val="007E3402"/>
    <w:rsid w:val="007E3769"/>
    <w:rsid w:val="007E729F"/>
    <w:rsid w:val="007F1A3F"/>
    <w:rsid w:val="00800478"/>
    <w:rsid w:val="00802526"/>
    <w:rsid w:val="0080287E"/>
    <w:rsid w:val="00810C7B"/>
    <w:rsid w:val="00811321"/>
    <w:rsid w:val="00813798"/>
    <w:rsid w:val="00822656"/>
    <w:rsid w:val="0082589A"/>
    <w:rsid w:val="00843BFB"/>
    <w:rsid w:val="008468AE"/>
    <w:rsid w:val="00850BD6"/>
    <w:rsid w:val="00856072"/>
    <w:rsid w:val="00857BB5"/>
    <w:rsid w:val="008617F0"/>
    <w:rsid w:val="00861FB0"/>
    <w:rsid w:val="008641D9"/>
    <w:rsid w:val="00864FE4"/>
    <w:rsid w:val="0086571D"/>
    <w:rsid w:val="00867F1C"/>
    <w:rsid w:val="00872A4A"/>
    <w:rsid w:val="0087561F"/>
    <w:rsid w:val="00876CD6"/>
    <w:rsid w:val="00882FE6"/>
    <w:rsid w:val="008833C7"/>
    <w:rsid w:val="008871A4"/>
    <w:rsid w:val="0088731C"/>
    <w:rsid w:val="008960C5"/>
    <w:rsid w:val="008967CF"/>
    <w:rsid w:val="00896883"/>
    <w:rsid w:val="008E470C"/>
    <w:rsid w:val="0091279C"/>
    <w:rsid w:val="00934BBC"/>
    <w:rsid w:val="00940191"/>
    <w:rsid w:val="00945AD8"/>
    <w:rsid w:val="009518A6"/>
    <w:rsid w:val="00965953"/>
    <w:rsid w:val="00971867"/>
    <w:rsid w:val="00986CDB"/>
    <w:rsid w:val="009A1D3C"/>
    <w:rsid w:val="009B2386"/>
    <w:rsid w:val="009B2599"/>
    <w:rsid w:val="009C4ECF"/>
    <w:rsid w:val="009F0B24"/>
    <w:rsid w:val="009F2116"/>
    <w:rsid w:val="009F77EA"/>
    <w:rsid w:val="00A0357F"/>
    <w:rsid w:val="00A23B79"/>
    <w:rsid w:val="00A27ACF"/>
    <w:rsid w:val="00A4048E"/>
    <w:rsid w:val="00A4150F"/>
    <w:rsid w:val="00A46A19"/>
    <w:rsid w:val="00A521AC"/>
    <w:rsid w:val="00A55821"/>
    <w:rsid w:val="00A67D79"/>
    <w:rsid w:val="00A9569E"/>
    <w:rsid w:val="00AA338F"/>
    <w:rsid w:val="00AA740D"/>
    <w:rsid w:val="00AA7CB2"/>
    <w:rsid w:val="00AB1F27"/>
    <w:rsid w:val="00AC4106"/>
    <w:rsid w:val="00AC52CF"/>
    <w:rsid w:val="00AF7DA9"/>
    <w:rsid w:val="00B016A6"/>
    <w:rsid w:val="00B157FD"/>
    <w:rsid w:val="00B230FB"/>
    <w:rsid w:val="00B233EB"/>
    <w:rsid w:val="00B2505E"/>
    <w:rsid w:val="00B2582C"/>
    <w:rsid w:val="00B259B3"/>
    <w:rsid w:val="00B32EED"/>
    <w:rsid w:val="00B332BF"/>
    <w:rsid w:val="00B341A4"/>
    <w:rsid w:val="00B50E97"/>
    <w:rsid w:val="00B54695"/>
    <w:rsid w:val="00B630A2"/>
    <w:rsid w:val="00B66F39"/>
    <w:rsid w:val="00B71D95"/>
    <w:rsid w:val="00B75724"/>
    <w:rsid w:val="00B75A6D"/>
    <w:rsid w:val="00B93DAF"/>
    <w:rsid w:val="00B9626A"/>
    <w:rsid w:val="00BA2057"/>
    <w:rsid w:val="00BA64FC"/>
    <w:rsid w:val="00BB4196"/>
    <w:rsid w:val="00BC27BB"/>
    <w:rsid w:val="00BD128A"/>
    <w:rsid w:val="00BD410B"/>
    <w:rsid w:val="00BD5717"/>
    <w:rsid w:val="00BF0A61"/>
    <w:rsid w:val="00BF774F"/>
    <w:rsid w:val="00C03BFB"/>
    <w:rsid w:val="00C10561"/>
    <w:rsid w:val="00C27789"/>
    <w:rsid w:val="00C3534A"/>
    <w:rsid w:val="00C400FF"/>
    <w:rsid w:val="00C51C0B"/>
    <w:rsid w:val="00C5609B"/>
    <w:rsid w:val="00C903CD"/>
    <w:rsid w:val="00C90E15"/>
    <w:rsid w:val="00C929C1"/>
    <w:rsid w:val="00C9459D"/>
    <w:rsid w:val="00C94BBC"/>
    <w:rsid w:val="00CA096E"/>
    <w:rsid w:val="00CB062C"/>
    <w:rsid w:val="00CB34CE"/>
    <w:rsid w:val="00CB45CB"/>
    <w:rsid w:val="00CC041B"/>
    <w:rsid w:val="00CC41BC"/>
    <w:rsid w:val="00CC4431"/>
    <w:rsid w:val="00CC6606"/>
    <w:rsid w:val="00CD2411"/>
    <w:rsid w:val="00CD5062"/>
    <w:rsid w:val="00CF5C26"/>
    <w:rsid w:val="00D03636"/>
    <w:rsid w:val="00D11627"/>
    <w:rsid w:val="00D217C2"/>
    <w:rsid w:val="00D22EEF"/>
    <w:rsid w:val="00D50281"/>
    <w:rsid w:val="00D54032"/>
    <w:rsid w:val="00D554AC"/>
    <w:rsid w:val="00D57B83"/>
    <w:rsid w:val="00D6071E"/>
    <w:rsid w:val="00D62A7A"/>
    <w:rsid w:val="00D911CF"/>
    <w:rsid w:val="00D960FB"/>
    <w:rsid w:val="00DA04F6"/>
    <w:rsid w:val="00DB6FDD"/>
    <w:rsid w:val="00DC4504"/>
    <w:rsid w:val="00DC6725"/>
    <w:rsid w:val="00DD3CD3"/>
    <w:rsid w:val="00DE2C4F"/>
    <w:rsid w:val="00DE4042"/>
    <w:rsid w:val="00DF1EDC"/>
    <w:rsid w:val="00E07142"/>
    <w:rsid w:val="00E12202"/>
    <w:rsid w:val="00E163CC"/>
    <w:rsid w:val="00E42729"/>
    <w:rsid w:val="00E5701B"/>
    <w:rsid w:val="00E617A3"/>
    <w:rsid w:val="00E671BF"/>
    <w:rsid w:val="00E95BF2"/>
    <w:rsid w:val="00EA7E87"/>
    <w:rsid w:val="00EB5059"/>
    <w:rsid w:val="00EB73EA"/>
    <w:rsid w:val="00EB7667"/>
    <w:rsid w:val="00EB7D8A"/>
    <w:rsid w:val="00ED0747"/>
    <w:rsid w:val="00EE1D4A"/>
    <w:rsid w:val="00EF6532"/>
    <w:rsid w:val="00F049EC"/>
    <w:rsid w:val="00F07086"/>
    <w:rsid w:val="00F26793"/>
    <w:rsid w:val="00F322E8"/>
    <w:rsid w:val="00F43A9A"/>
    <w:rsid w:val="00F45F4E"/>
    <w:rsid w:val="00F468FF"/>
    <w:rsid w:val="00F540F5"/>
    <w:rsid w:val="00F557EF"/>
    <w:rsid w:val="00F658F4"/>
    <w:rsid w:val="00F676F7"/>
    <w:rsid w:val="00F70CF8"/>
    <w:rsid w:val="00F7222E"/>
    <w:rsid w:val="00F82397"/>
    <w:rsid w:val="00F82680"/>
    <w:rsid w:val="00F82C92"/>
    <w:rsid w:val="00F90DD6"/>
    <w:rsid w:val="00F96749"/>
    <w:rsid w:val="00F96D9A"/>
    <w:rsid w:val="00FA4631"/>
    <w:rsid w:val="00FC000F"/>
    <w:rsid w:val="00FC0431"/>
    <w:rsid w:val="00FC2BED"/>
    <w:rsid w:val="00FD7FCA"/>
    <w:rsid w:val="00FE766A"/>
    <w:rsid w:val="00FF10DB"/>
    <w:rsid w:val="00FF1978"/>
    <w:rsid w:val="00FF70F0"/>
    <w:rsid w:val="00FF71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4C4AFB"/>
  <w15:chartTrackingRefBased/>
  <w15:docId w15:val="{D5051177-E905-4CFE-A54C-F3C67E0BB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before="240" w:line="300" w:lineRule="auto"/>
        <w:ind w:left="568" w:hanging="284"/>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960FB"/>
    <w:rPr>
      <w:rFonts w:ascii="Times New Roman" w:hAnsi="Times New Roman"/>
      <w:sz w:val="26"/>
    </w:rPr>
  </w:style>
  <w:style w:type="paragraph" w:styleId="Heading1">
    <w:name w:val="heading 1"/>
    <w:basedOn w:val="Normal"/>
    <w:next w:val="Normal"/>
    <w:link w:val="Heading1Char"/>
    <w:autoRedefine/>
    <w:uiPriority w:val="9"/>
    <w:qFormat/>
    <w:rsid w:val="00021041"/>
    <w:pPr>
      <w:keepNext/>
      <w:keepLines/>
      <w:spacing w:before="0"/>
      <w:ind w:left="0" w:firstLine="0"/>
      <w:outlineLvl w:val="0"/>
      <w:pPrChange w:id="0" w:author="Trần Vân Anh" w:date="2023-11-13T19:56:00Z">
        <w:pPr>
          <w:keepNext/>
          <w:keepLines/>
          <w:spacing w:before="240" w:line="300" w:lineRule="auto"/>
          <w:ind w:left="568" w:hanging="284"/>
          <w:outlineLvl w:val="0"/>
        </w:pPr>
      </w:pPrChange>
    </w:pPr>
    <w:rPr>
      <w:rFonts w:eastAsiaTheme="majorEastAsia" w:cstheme="majorBidi"/>
      <w:b/>
      <w:szCs w:val="32"/>
      <w:rPrChange w:id="0" w:author="Trần Vân Anh" w:date="2023-11-13T19:56:00Z">
        <w:rPr>
          <w:rFonts w:eastAsiaTheme="majorEastAsia" w:cstheme="majorBidi"/>
          <w:b/>
          <w:sz w:val="26"/>
          <w:szCs w:val="32"/>
          <w:u w:val="single"/>
          <w:lang w:val="en-US" w:eastAsia="en-US" w:bidi="ar-SA"/>
        </w:rPr>
      </w:rPrChange>
    </w:rPr>
  </w:style>
  <w:style w:type="paragraph" w:styleId="Heading2">
    <w:name w:val="heading 2"/>
    <w:basedOn w:val="Normal"/>
    <w:next w:val="Normal"/>
    <w:link w:val="Heading2Char"/>
    <w:autoRedefine/>
    <w:uiPriority w:val="9"/>
    <w:unhideWhenUsed/>
    <w:qFormat/>
    <w:rsid w:val="00A46A19"/>
    <w:pPr>
      <w:keepNext/>
      <w:keepLines/>
      <w:spacing w:before="0"/>
      <w:ind w:left="0" w:firstLine="0"/>
      <w:outlineLvl w:val="1"/>
      <w:pPrChange w:id="1" w:author="Trần Vân Anh" w:date="2023-11-13T20:01:00Z">
        <w:pPr>
          <w:keepNext/>
          <w:keepLines/>
          <w:spacing w:before="160" w:after="120" w:line="300" w:lineRule="auto"/>
          <w:ind w:left="568" w:hanging="284"/>
          <w:outlineLvl w:val="1"/>
        </w:pPr>
      </w:pPrChange>
    </w:pPr>
    <w:rPr>
      <w:rFonts w:eastAsiaTheme="majorEastAsia" w:cstheme="majorBidi"/>
      <w:b/>
      <w:szCs w:val="26"/>
      <w:rPrChange w:id="1" w:author="Trần Vân Anh" w:date="2023-11-13T20:01:00Z">
        <w:rPr>
          <w:rFonts w:eastAsiaTheme="majorEastAsia" w:cstheme="majorBidi"/>
          <w:b/>
          <w:sz w:val="26"/>
          <w:szCs w:val="26"/>
          <w:lang w:val="en-US" w:eastAsia="en-US" w:bidi="ar-SA"/>
        </w:rPr>
      </w:rPrChange>
    </w:rPr>
  </w:style>
  <w:style w:type="paragraph" w:styleId="Heading3">
    <w:name w:val="heading 3"/>
    <w:basedOn w:val="Normal"/>
    <w:next w:val="Normal"/>
    <w:link w:val="Heading3Char"/>
    <w:uiPriority w:val="9"/>
    <w:semiHidden/>
    <w:unhideWhenUsed/>
    <w:qFormat/>
    <w:rsid w:val="00FA4631"/>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1041"/>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A46A19"/>
    <w:rPr>
      <w:rFonts w:ascii="Times New Roman" w:eastAsiaTheme="majorEastAsia" w:hAnsi="Times New Roman" w:cstheme="majorBidi"/>
      <w:b/>
      <w:sz w:val="26"/>
      <w:szCs w:val="26"/>
    </w:rPr>
  </w:style>
  <w:style w:type="paragraph" w:styleId="ListParagraph">
    <w:name w:val="List Paragraph"/>
    <w:basedOn w:val="Normal"/>
    <w:uiPriority w:val="34"/>
    <w:qFormat/>
    <w:rsid w:val="00AC52CF"/>
    <w:pPr>
      <w:ind w:left="720"/>
      <w:contextualSpacing/>
    </w:pPr>
  </w:style>
  <w:style w:type="character" w:styleId="Hyperlink">
    <w:name w:val="Hyperlink"/>
    <w:basedOn w:val="DefaultParagraphFont"/>
    <w:uiPriority w:val="99"/>
    <w:unhideWhenUsed/>
    <w:rsid w:val="009F2116"/>
    <w:rPr>
      <w:color w:val="0563C1" w:themeColor="hyperlink"/>
      <w:u w:val="single"/>
    </w:rPr>
  </w:style>
  <w:style w:type="character" w:styleId="UnresolvedMention">
    <w:name w:val="Unresolved Mention"/>
    <w:basedOn w:val="DefaultParagraphFont"/>
    <w:uiPriority w:val="99"/>
    <w:semiHidden/>
    <w:unhideWhenUsed/>
    <w:rsid w:val="009F2116"/>
    <w:rPr>
      <w:color w:val="605E5C"/>
      <w:shd w:val="clear" w:color="auto" w:fill="E1DFDD"/>
    </w:rPr>
  </w:style>
  <w:style w:type="character" w:styleId="FollowedHyperlink">
    <w:name w:val="FollowedHyperlink"/>
    <w:basedOn w:val="DefaultParagraphFont"/>
    <w:uiPriority w:val="99"/>
    <w:semiHidden/>
    <w:unhideWhenUsed/>
    <w:rsid w:val="00E07142"/>
    <w:rPr>
      <w:color w:val="954F72" w:themeColor="followedHyperlink"/>
      <w:u w:val="single"/>
    </w:rPr>
  </w:style>
  <w:style w:type="table" w:styleId="TableGrid">
    <w:name w:val="Table Grid"/>
    <w:basedOn w:val="TableNormal"/>
    <w:uiPriority w:val="39"/>
    <w:rsid w:val="00864FE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5720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57208"/>
    <w:rPr>
      <w:rFonts w:ascii="Segoe UI" w:hAnsi="Segoe UI" w:cs="Segoe UI"/>
      <w:sz w:val="18"/>
      <w:szCs w:val="18"/>
    </w:rPr>
  </w:style>
  <w:style w:type="character" w:customStyle="1" w:styleId="Heading3Char">
    <w:name w:val="Heading 3 Char"/>
    <w:basedOn w:val="DefaultParagraphFont"/>
    <w:link w:val="Heading3"/>
    <w:uiPriority w:val="9"/>
    <w:semiHidden/>
    <w:rsid w:val="00FA4631"/>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1B6FF5"/>
    <w:pPr>
      <w:spacing w:before="240" w:line="259" w:lineRule="auto"/>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1B6FF5"/>
    <w:pPr>
      <w:spacing w:after="100"/>
      <w:ind w:left="0"/>
    </w:pPr>
  </w:style>
  <w:style w:type="paragraph" w:styleId="TOC2">
    <w:name w:val="toc 2"/>
    <w:basedOn w:val="Normal"/>
    <w:next w:val="Normal"/>
    <w:autoRedefine/>
    <w:uiPriority w:val="39"/>
    <w:unhideWhenUsed/>
    <w:rsid w:val="001B6FF5"/>
    <w:pPr>
      <w:spacing w:after="100"/>
      <w:ind w:left="260"/>
    </w:pPr>
  </w:style>
  <w:style w:type="paragraph" w:styleId="Header">
    <w:name w:val="header"/>
    <w:basedOn w:val="Normal"/>
    <w:link w:val="HeaderChar"/>
    <w:uiPriority w:val="99"/>
    <w:unhideWhenUsed/>
    <w:rsid w:val="00387301"/>
    <w:pPr>
      <w:tabs>
        <w:tab w:val="center" w:pos="4680"/>
        <w:tab w:val="right" w:pos="9360"/>
      </w:tabs>
      <w:spacing w:before="0" w:line="240" w:lineRule="auto"/>
    </w:pPr>
  </w:style>
  <w:style w:type="character" w:customStyle="1" w:styleId="HeaderChar">
    <w:name w:val="Header Char"/>
    <w:basedOn w:val="DefaultParagraphFont"/>
    <w:link w:val="Header"/>
    <w:uiPriority w:val="99"/>
    <w:rsid w:val="00387301"/>
    <w:rPr>
      <w:rFonts w:ascii="Times New Roman" w:hAnsi="Times New Roman"/>
      <w:sz w:val="26"/>
    </w:rPr>
  </w:style>
  <w:style w:type="paragraph" w:styleId="Footer">
    <w:name w:val="footer"/>
    <w:basedOn w:val="Normal"/>
    <w:link w:val="FooterChar"/>
    <w:uiPriority w:val="99"/>
    <w:unhideWhenUsed/>
    <w:rsid w:val="00387301"/>
    <w:pPr>
      <w:tabs>
        <w:tab w:val="center" w:pos="4680"/>
        <w:tab w:val="right" w:pos="9360"/>
      </w:tabs>
      <w:spacing w:before="0" w:line="240" w:lineRule="auto"/>
    </w:pPr>
  </w:style>
  <w:style w:type="character" w:customStyle="1" w:styleId="FooterChar">
    <w:name w:val="Footer Char"/>
    <w:basedOn w:val="DefaultParagraphFont"/>
    <w:link w:val="Footer"/>
    <w:uiPriority w:val="99"/>
    <w:rsid w:val="00387301"/>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459793">
      <w:bodyDiv w:val="1"/>
      <w:marLeft w:val="0"/>
      <w:marRight w:val="0"/>
      <w:marTop w:val="0"/>
      <w:marBottom w:val="0"/>
      <w:divBdr>
        <w:top w:val="none" w:sz="0" w:space="0" w:color="auto"/>
        <w:left w:val="none" w:sz="0" w:space="0" w:color="auto"/>
        <w:bottom w:val="none" w:sz="0" w:space="0" w:color="auto"/>
        <w:right w:val="none" w:sz="0" w:space="0" w:color="auto"/>
      </w:divBdr>
    </w:div>
    <w:div w:id="300615897">
      <w:bodyDiv w:val="1"/>
      <w:marLeft w:val="0"/>
      <w:marRight w:val="0"/>
      <w:marTop w:val="0"/>
      <w:marBottom w:val="0"/>
      <w:divBdr>
        <w:top w:val="none" w:sz="0" w:space="0" w:color="auto"/>
        <w:left w:val="none" w:sz="0" w:space="0" w:color="auto"/>
        <w:bottom w:val="none" w:sz="0" w:space="0" w:color="auto"/>
        <w:right w:val="none" w:sz="0" w:space="0" w:color="auto"/>
      </w:divBdr>
    </w:div>
    <w:div w:id="850607355">
      <w:bodyDiv w:val="1"/>
      <w:marLeft w:val="0"/>
      <w:marRight w:val="0"/>
      <w:marTop w:val="0"/>
      <w:marBottom w:val="0"/>
      <w:divBdr>
        <w:top w:val="none" w:sz="0" w:space="0" w:color="auto"/>
        <w:left w:val="none" w:sz="0" w:space="0" w:color="auto"/>
        <w:bottom w:val="none" w:sz="0" w:space="0" w:color="auto"/>
        <w:right w:val="none" w:sz="0" w:space="0" w:color="auto"/>
      </w:divBdr>
    </w:div>
    <w:div w:id="1004092447">
      <w:bodyDiv w:val="1"/>
      <w:marLeft w:val="0"/>
      <w:marRight w:val="0"/>
      <w:marTop w:val="0"/>
      <w:marBottom w:val="0"/>
      <w:divBdr>
        <w:top w:val="none" w:sz="0" w:space="0" w:color="auto"/>
        <w:left w:val="none" w:sz="0" w:space="0" w:color="auto"/>
        <w:bottom w:val="none" w:sz="0" w:space="0" w:color="auto"/>
        <w:right w:val="none" w:sz="0" w:space="0" w:color="auto"/>
      </w:divBdr>
    </w:div>
    <w:div w:id="1024551008">
      <w:bodyDiv w:val="1"/>
      <w:marLeft w:val="0"/>
      <w:marRight w:val="0"/>
      <w:marTop w:val="0"/>
      <w:marBottom w:val="0"/>
      <w:divBdr>
        <w:top w:val="none" w:sz="0" w:space="0" w:color="auto"/>
        <w:left w:val="none" w:sz="0" w:space="0" w:color="auto"/>
        <w:bottom w:val="none" w:sz="0" w:space="0" w:color="auto"/>
        <w:right w:val="none" w:sz="0" w:space="0" w:color="auto"/>
      </w:divBdr>
    </w:div>
    <w:div w:id="1166825482">
      <w:bodyDiv w:val="1"/>
      <w:marLeft w:val="0"/>
      <w:marRight w:val="0"/>
      <w:marTop w:val="0"/>
      <w:marBottom w:val="0"/>
      <w:divBdr>
        <w:top w:val="none" w:sz="0" w:space="0" w:color="auto"/>
        <w:left w:val="none" w:sz="0" w:space="0" w:color="auto"/>
        <w:bottom w:val="none" w:sz="0" w:space="0" w:color="auto"/>
        <w:right w:val="none" w:sz="0" w:space="0" w:color="auto"/>
      </w:divBdr>
    </w:div>
    <w:div w:id="1199708838">
      <w:bodyDiv w:val="1"/>
      <w:marLeft w:val="0"/>
      <w:marRight w:val="0"/>
      <w:marTop w:val="0"/>
      <w:marBottom w:val="0"/>
      <w:divBdr>
        <w:top w:val="none" w:sz="0" w:space="0" w:color="auto"/>
        <w:left w:val="none" w:sz="0" w:space="0" w:color="auto"/>
        <w:bottom w:val="none" w:sz="0" w:space="0" w:color="auto"/>
        <w:right w:val="none" w:sz="0" w:space="0" w:color="auto"/>
      </w:divBdr>
    </w:div>
    <w:div w:id="1339503146">
      <w:bodyDiv w:val="1"/>
      <w:marLeft w:val="0"/>
      <w:marRight w:val="0"/>
      <w:marTop w:val="0"/>
      <w:marBottom w:val="0"/>
      <w:divBdr>
        <w:top w:val="none" w:sz="0" w:space="0" w:color="auto"/>
        <w:left w:val="none" w:sz="0" w:space="0" w:color="auto"/>
        <w:bottom w:val="none" w:sz="0" w:space="0" w:color="auto"/>
        <w:right w:val="none" w:sz="0" w:space="0" w:color="auto"/>
      </w:divBdr>
    </w:div>
    <w:div w:id="1386834440">
      <w:bodyDiv w:val="1"/>
      <w:marLeft w:val="0"/>
      <w:marRight w:val="0"/>
      <w:marTop w:val="0"/>
      <w:marBottom w:val="0"/>
      <w:divBdr>
        <w:top w:val="none" w:sz="0" w:space="0" w:color="auto"/>
        <w:left w:val="none" w:sz="0" w:space="0" w:color="auto"/>
        <w:bottom w:val="none" w:sz="0" w:space="0" w:color="auto"/>
        <w:right w:val="none" w:sz="0" w:space="0" w:color="auto"/>
      </w:divBdr>
    </w:div>
    <w:div w:id="1545605257">
      <w:bodyDiv w:val="1"/>
      <w:marLeft w:val="0"/>
      <w:marRight w:val="0"/>
      <w:marTop w:val="0"/>
      <w:marBottom w:val="0"/>
      <w:divBdr>
        <w:top w:val="none" w:sz="0" w:space="0" w:color="auto"/>
        <w:left w:val="none" w:sz="0" w:space="0" w:color="auto"/>
        <w:bottom w:val="none" w:sz="0" w:space="0" w:color="auto"/>
        <w:right w:val="none" w:sz="0" w:space="0" w:color="auto"/>
      </w:divBdr>
    </w:div>
    <w:div w:id="1557666668">
      <w:bodyDiv w:val="1"/>
      <w:marLeft w:val="0"/>
      <w:marRight w:val="0"/>
      <w:marTop w:val="0"/>
      <w:marBottom w:val="0"/>
      <w:divBdr>
        <w:top w:val="none" w:sz="0" w:space="0" w:color="auto"/>
        <w:left w:val="none" w:sz="0" w:space="0" w:color="auto"/>
        <w:bottom w:val="none" w:sz="0" w:space="0" w:color="auto"/>
        <w:right w:val="none" w:sz="0" w:space="0" w:color="auto"/>
      </w:divBdr>
    </w:div>
    <w:div w:id="1661273225">
      <w:bodyDiv w:val="1"/>
      <w:marLeft w:val="0"/>
      <w:marRight w:val="0"/>
      <w:marTop w:val="0"/>
      <w:marBottom w:val="0"/>
      <w:divBdr>
        <w:top w:val="none" w:sz="0" w:space="0" w:color="auto"/>
        <w:left w:val="none" w:sz="0" w:space="0" w:color="auto"/>
        <w:bottom w:val="none" w:sz="0" w:space="0" w:color="auto"/>
        <w:right w:val="none" w:sz="0" w:space="0" w:color="auto"/>
      </w:divBdr>
    </w:div>
    <w:div w:id="1711687750">
      <w:bodyDiv w:val="1"/>
      <w:marLeft w:val="0"/>
      <w:marRight w:val="0"/>
      <w:marTop w:val="0"/>
      <w:marBottom w:val="0"/>
      <w:divBdr>
        <w:top w:val="none" w:sz="0" w:space="0" w:color="auto"/>
        <w:left w:val="none" w:sz="0" w:space="0" w:color="auto"/>
        <w:bottom w:val="none" w:sz="0" w:space="0" w:color="auto"/>
        <w:right w:val="none" w:sz="0" w:space="0" w:color="auto"/>
      </w:divBdr>
    </w:div>
    <w:div w:id="1884171736">
      <w:bodyDiv w:val="1"/>
      <w:marLeft w:val="0"/>
      <w:marRight w:val="0"/>
      <w:marTop w:val="0"/>
      <w:marBottom w:val="0"/>
      <w:divBdr>
        <w:top w:val="none" w:sz="0" w:space="0" w:color="auto"/>
        <w:left w:val="none" w:sz="0" w:space="0" w:color="auto"/>
        <w:bottom w:val="none" w:sz="0" w:space="0" w:color="auto"/>
        <w:right w:val="none" w:sz="0" w:space="0" w:color="auto"/>
      </w:divBdr>
    </w:div>
    <w:div w:id="1931155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213E1D-5B84-4803-848A-769FEC2A00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2665</Words>
  <Characters>15197</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Vân Anh</dc:creator>
  <cp:keywords/>
  <dc:description/>
  <cp:lastModifiedBy>Trần Vân Anh</cp:lastModifiedBy>
  <cp:revision>2</cp:revision>
  <dcterms:created xsi:type="dcterms:W3CDTF">2023-11-13T15:31:00Z</dcterms:created>
  <dcterms:modified xsi:type="dcterms:W3CDTF">2023-11-13T15:31:00Z</dcterms:modified>
</cp:coreProperties>
</file>