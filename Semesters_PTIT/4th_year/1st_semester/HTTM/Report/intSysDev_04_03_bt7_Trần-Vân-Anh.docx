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110100" w14:textId="05012D86" w:rsidR="009A1D3C" w:rsidRPr="00B22527" w:rsidRDefault="00D3798C">
      <w:pPr>
        <w:rPr>
          <w:rFonts w:ascii="Times New Roman" w:hAnsi="Times New Roman" w:cs="Times New Roman"/>
          <w:b/>
          <w:sz w:val="24"/>
          <w:szCs w:val="24"/>
        </w:rPr>
      </w:pPr>
      <w:r w:rsidRPr="00B22527">
        <w:rPr>
          <w:rFonts w:ascii="Times New Roman" w:hAnsi="Times New Roman" w:cs="Times New Roman"/>
          <w:b/>
          <w:sz w:val="24"/>
          <w:szCs w:val="24"/>
        </w:rPr>
        <w:t>Họ tên: Trần Vân Anh</w:t>
      </w:r>
    </w:p>
    <w:p w14:paraId="193C0EA7" w14:textId="6FF5D0A6" w:rsidR="00D3798C" w:rsidRDefault="00D3798C">
      <w:pPr>
        <w:rPr>
          <w:rFonts w:ascii="Times New Roman" w:hAnsi="Times New Roman" w:cs="Times New Roman"/>
          <w:b/>
          <w:sz w:val="24"/>
          <w:szCs w:val="24"/>
        </w:rPr>
      </w:pPr>
      <w:r w:rsidRPr="00B22527">
        <w:rPr>
          <w:rFonts w:ascii="Times New Roman" w:hAnsi="Times New Roman" w:cs="Times New Roman"/>
          <w:b/>
          <w:sz w:val="24"/>
          <w:szCs w:val="24"/>
        </w:rPr>
        <w:t>Mã SV: B20DCCN075</w:t>
      </w:r>
    </w:p>
    <w:p w14:paraId="4452571B" w14:textId="346D5834" w:rsidR="00B22527" w:rsidRDefault="00B22527" w:rsidP="00B22527">
      <w:pPr>
        <w:pStyle w:val="ListParagraph"/>
        <w:numPr>
          <w:ilvl w:val="0"/>
          <w:numId w:val="1"/>
        </w:numPr>
        <w:ind w:left="284" w:hanging="284"/>
        <w:rPr>
          <w:rFonts w:ascii="Times New Roman" w:hAnsi="Times New Roman" w:cs="Times New Roman"/>
          <w:b/>
          <w:sz w:val="24"/>
          <w:szCs w:val="24"/>
        </w:rPr>
      </w:pPr>
      <w:r>
        <w:rPr>
          <w:rFonts w:ascii="Times New Roman" w:hAnsi="Times New Roman" w:cs="Times New Roman"/>
          <w:b/>
          <w:sz w:val="24"/>
          <w:szCs w:val="24"/>
        </w:rPr>
        <w:t>Giải thích các khái niệm</w:t>
      </w:r>
    </w:p>
    <w:p w14:paraId="61DD8952" w14:textId="1E877212" w:rsidR="00953298" w:rsidRPr="008F66A1" w:rsidRDefault="00953298" w:rsidP="008F66A1">
      <w:pPr>
        <w:pStyle w:val="ListParagraph"/>
        <w:numPr>
          <w:ilvl w:val="1"/>
          <w:numId w:val="1"/>
        </w:numPr>
        <w:ind w:left="284" w:hanging="284"/>
        <w:rPr>
          <w:rFonts w:ascii="Times New Roman" w:hAnsi="Times New Roman" w:cs="Times New Roman"/>
          <w:sz w:val="24"/>
          <w:szCs w:val="24"/>
        </w:rPr>
      </w:pPr>
      <w:r w:rsidRPr="008F66A1">
        <w:rPr>
          <w:rFonts w:ascii="Times New Roman" w:hAnsi="Times New Roman" w:cs="Times New Roman"/>
          <w:sz w:val="24"/>
          <w:szCs w:val="24"/>
        </w:rPr>
        <w:t>Sample</w:t>
      </w:r>
      <w:r w:rsidR="008F66A1">
        <w:rPr>
          <w:rFonts w:ascii="Times New Roman" w:hAnsi="Times New Roman" w:cs="Times New Roman"/>
          <w:sz w:val="24"/>
          <w:szCs w:val="24"/>
        </w:rPr>
        <w:t>(mẫu)</w:t>
      </w:r>
    </w:p>
    <w:p w14:paraId="6C230325" w14:textId="45C1B2E4" w:rsidR="00891589" w:rsidRPr="00891589" w:rsidRDefault="00891589" w:rsidP="008F66A1">
      <w:pPr>
        <w:rPr>
          <w:rFonts w:ascii="Times New Roman" w:hAnsi="Times New Roman" w:cs="Times New Roman"/>
          <w:sz w:val="24"/>
          <w:szCs w:val="24"/>
        </w:rPr>
      </w:pPr>
      <w:r w:rsidRPr="00891589">
        <w:rPr>
          <w:rFonts w:ascii="Times New Roman" w:hAnsi="Times New Roman" w:cs="Times New Roman"/>
          <w:sz w:val="24"/>
          <w:szCs w:val="24"/>
        </w:rPr>
        <w:t>Một sample hoặc mẫu là một ví dụ dữ liệu đầu vào mà mô hình máy học sử dụng để học. Ví dụ, trong bài toán phân loại hình ảnh, mỗi hình ảnh có thể được coi là một mẫu.</w:t>
      </w:r>
    </w:p>
    <w:p w14:paraId="691C6A70" w14:textId="45223661" w:rsidR="00953298" w:rsidRDefault="00953298" w:rsidP="008F66A1">
      <w:pPr>
        <w:pStyle w:val="ListParagraph"/>
        <w:numPr>
          <w:ilvl w:val="1"/>
          <w:numId w:val="1"/>
        </w:numPr>
        <w:ind w:left="284" w:hanging="284"/>
        <w:rPr>
          <w:rFonts w:ascii="Times New Roman" w:hAnsi="Times New Roman" w:cs="Times New Roman"/>
          <w:sz w:val="24"/>
          <w:szCs w:val="24"/>
        </w:rPr>
      </w:pPr>
      <w:r w:rsidRPr="008F66A1">
        <w:rPr>
          <w:rFonts w:ascii="Times New Roman" w:hAnsi="Times New Roman" w:cs="Times New Roman"/>
          <w:sz w:val="24"/>
          <w:szCs w:val="24"/>
        </w:rPr>
        <w:t>Iteration</w:t>
      </w:r>
      <w:r w:rsidR="008F66A1">
        <w:rPr>
          <w:rFonts w:ascii="Times New Roman" w:hAnsi="Times New Roman" w:cs="Times New Roman"/>
          <w:sz w:val="24"/>
          <w:szCs w:val="24"/>
        </w:rPr>
        <w:t>(Lặp)</w:t>
      </w:r>
    </w:p>
    <w:p w14:paraId="4C8D0A5E" w14:textId="7A53DA74" w:rsidR="008F66A1" w:rsidRPr="008F66A1" w:rsidRDefault="008F66A1" w:rsidP="008F66A1">
      <w:pPr>
        <w:rPr>
          <w:rFonts w:ascii="Times New Roman" w:hAnsi="Times New Roman" w:cs="Times New Roman"/>
          <w:sz w:val="24"/>
          <w:szCs w:val="24"/>
        </w:rPr>
      </w:pPr>
      <w:r w:rsidRPr="008F66A1">
        <w:rPr>
          <w:rFonts w:ascii="Times New Roman" w:hAnsi="Times New Roman" w:cs="Times New Roman"/>
          <w:sz w:val="24"/>
          <w:szCs w:val="24"/>
        </w:rPr>
        <w:t>Mỗi iteration trong quá trình đào tạo mô hình thường bao gồm việc chạy một batch dữ liệu qua mô hình một lần. Trong mỗi iteration, mô hình tính toán độ lỗi (loss) và cập nhật trọng số dựa trên dữ liệu trong batch đó.</w:t>
      </w:r>
    </w:p>
    <w:p w14:paraId="646D3C9F" w14:textId="3EC26257" w:rsidR="00953298" w:rsidRDefault="00953298" w:rsidP="008F66A1">
      <w:pPr>
        <w:pStyle w:val="ListParagraph"/>
        <w:numPr>
          <w:ilvl w:val="1"/>
          <w:numId w:val="1"/>
        </w:numPr>
        <w:ind w:left="284" w:hanging="284"/>
        <w:rPr>
          <w:rFonts w:ascii="Times New Roman" w:hAnsi="Times New Roman" w:cs="Times New Roman"/>
          <w:sz w:val="24"/>
          <w:szCs w:val="24"/>
        </w:rPr>
      </w:pPr>
      <w:r w:rsidRPr="008F66A1">
        <w:rPr>
          <w:rFonts w:ascii="Times New Roman" w:hAnsi="Times New Roman" w:cs="Times New Roman"/>
          <w:sz w:val="24"/>
          <w:szCs w:val="24"/>
        </w:rPr>
        <w:t>Epoch</w:t>
      </w:r>
      <w:r w:rsidR="008F66A1">
        <w:rPr>
          <w:rFonts w:ascii="Times New Roman" w:hAnsi="Times New Roman" w:cs="Times New Roman"/>
          <w:sz w:val="24"/>
          <w:szCs w:val="24"/>
        </w:rPr>
        <w:t>(Vòng lặp)</w:t>
      </w:r>
    </w:p>
    <w:p w14:paraId="0DB7B0EA" w14:textId="43197C9A" w:rsidR="008F66A1" w:rsidRPr="008F66A1" w:rsidRDefault="00590619" w:rsidP="008F66A1">
      <w:pPr>
        <w:rPr>
          <w:rFonts w:ascii="Times New Roman" w:hAnsi="Times New Roman" w:cs="Times New Roman"/>
          <w:sz w:val="24"/>
          <w:szCs w:val="24"/>
        </w:rPr>
      </w:pPr>
      <w:r w:rsidRPr="00590619">
        <w:rPr>
          <w:rFonts w:ascii="Times New Roman" w:hAnsi="Times New Roman" w:cs="Times New Roman"/>
          <w:sz w:val="24"/>
          <w:szCs w:val="24"/>
        </w:rPr>
        <w:t>Một epoch là khi toàn bộ tập dữ liệu huấn luyện đã được đưa qua mô hình máy học một lần. Trong mỗi epoch, mô hình có cơ hội học từ toàn bộ dữ liệu huấn luyện.</w:t>
      </w:r>
    </w:p>
    <w:p w14:paraId="61C26BD2" w14:textId="2ECEC0AB" w:rsidR="00953298" w:rsidRDefault="00953298" w:rsidP="008F66A1">
      <w:pPr>
        <w:pStyle w:val="ListParagraph"/>
        <w:numPr>
          <w:ilvl w:val="1"/>
          <w:numId w:val="1"/>
        </w:numPr>
        <w:ind w:left="284" w:hanging="284"/>
        <w:rPr>
          <w:rFonts w:ascii="Times New Roman" w:hAnsi="Times New Roman" w:cs="Times New Roman"/>
          <w:sz w:val="24"/>
          <w:szCs w:val="24"/>
        </w:rPr>
      </w:pPr>
      <w:r w:rsidRPr="008F66A1">
        <w:rPr>
          <w:rFonts w:ascii="Times New Roman" w:hAnsi="Times New Roman" w:cs="Times New Roman"/>
          <w:sz w:val="24"/>
          <w:szCs w:val="24"/>
        </w:rPr>
        <w:t>Batch</w:t>
      </w:r>
      <w:r w:rsidR="00590619">
        <w:rPr>
          <w:rFonts w:ascii="Times New Roman" w:hAnsi="Times New Roman" w:cs="Times New Roman"/>
          <w:sz w:val="24"/>
          <w:szCs w:val="24"/>
        </w:rPr>
        <w:t>(Lô)</w:t>
      </w:r>
    </w:p>
    <w:p w14:paraId="51E5AF51" w14:textId="2BA7AFA4" w:rsidR="00590619" w:rsidRPr="00590619" w:rsidRDefault="00590619" w:rsidP="00590619">
      <w:pPr>
        <w:rPr>
          <w:rFonts w:ascii="Times New Roman" w:hAnsi="Times New Roman" w:cs="Times New Roman"/>
          <w:sz w:val="24"/>
          <w:szCs w:val="24"/>
        </w:rPr>
      </w:pPr>
      <w:r w:rsidRPr="00590619">
        <w:rPr>
          <w:rFonts w:ascii="Times New Roman" w:hAnsi="Times New Roman" w:cs="Times New Roman"/>
          <w:sz w:val="24"/>
          <w:szCs w:val="24"/>
        </w:rPr>
        <w:t>Một batch là một tập con của dữ liệu huấn luyện được sử dụng trong mỗi iteration. Sử dụng batch giúp làm giảm tải cho việc tính toán, đặc biệt khi tập dữ liệu lớn. Kích thước của batch được xác định trước và thường là một số nguyên như 32, 64, 128, và còn nhiều giá trị khác.</w:t>
      </w:r>
    </w:p>
    <w:p w14:paraId="354C40EF" w14:textId="6E811B46" w:rsidR="00953298" w:rsidRDefault="00953298" w:rsidP="008F66A1">
      <w:pPr>
        <w:pStyle w:val="ListParagraph"/>
        <w:numPr>
          <w:ilvl w:val="1"/>
          <w:numId w:val="1"/>
        </w:numPr>
        <w:ind w:left="284" w:hanging="284"/>
        <w:rPr>
          <w:rFonts w:ascii="Times New Roman" w:hAnsi="Times New Roman" w:cs="Times New Roman"/>
          <w:sz w:val="24"/>
          <w:szCs w:val="24"/>
        </w:rPr>
      </w:pPr>
      <w:r w:rsidRPr="008F66A1">
        <w:rPr>
          <w:rFonts w:ascii="Times New Roman" w:hAnsi="Times New Roman" w:cs="Times New Roman"/>
          <w:sz w:val="24"/>
          <w:szCs w:val="24"/>
        </w:rPr>
        <w:t>Update weights</w:t>
      </w:r>
      <w:r w:rsidR="00590619">
        <w:rPr>
          <w:rFonts w:ascii="Times New Roman" w:hAnsi="Times New Roman" w:cs="Times New Roman"/>
          <w:sz w:val="24"/>
          <w:szCs w:val="24"/>
        </w:rPr>
        <w:t>(Cập nhật trọng số)</w:t>
      </w:r>
    </w:p>
    <w:p w14:paraId="29BBFAAD" w14:textId="43589645" w:rsidR="00590619" w:rsidRPr="00590619" w:rsidRDefault="00590619" w:rsidP="00590619">
      <w:pPr>
        <w:rPr>
          <w:rFonts w:ascii="Times New Roman" w:hAnsi="Times New Roman" w:cs="Times New Roman"/>
          <w:sz w:val="24"/>
          <w:szCs w:val="24"/>
        </w:rPr>
      </w:pPr>
      <w:r w:rsidRPr="00590619">
        <w:rPr>
          <w:rFonts w:ascii="Times New Roman" w:hAnsi="Times New Roman" w:cs="Times New Roman"/>
          <w:sz w:val="24"/>
          <w:szCs w:val="24"/>
        </w:rPr>
        <w:t>Sau mỗi iteration, mô hình tính toán độ lỗi (loss) dựa trên kết quả dự đoán và các giá trị thực tế trong batch, sau đó cập nhật các trọng số của mô hình để giảm thiểu độ lỗi. Quá trình này thường được thực hiện bằng cách sử dụng các thuật toán tối ưu hóa như gradient descent.</w:t>
      </w:r>
    </w:p>
    <w:p w14:paraId="0DD9228B" w14:textId="2A4E276C" w:rsidR="00953298" w:rsidRDefault="00891589" w:rsidP="008F66A1">
      <w:pPr>
        <w:pStyle w:val="ListParagraph"/>
        <w:numPr>
          <w:ilvl w:val="1"/>
          <w:numId w:val="1"/>
        </w:numPr>
        <w:ind w:left="284" w:hanging="284"/>
        <w:rPr>
          <w:rFonts w:ascii="Times New Roman" w:hAnsi="Times New Roman" w:cs="Times New Roman"/>
          <w:sz w:val="24"/>
          <w:szCs w:val="24"/>
        </w:rPr>
      </w:pPr>
      <w:r w:rsidRPr="008F66A1">
        <w:rPr>
          <w:rFonts w:ascii="Times New Roman" w:hAnsi="Times New Roman" w:cs="Times New Roman"/>
          <w:sz w:val="24"/>
          <w:szCs w:val="24"/>
        </w:rPr>
        <w:t>D</w:t>
      </w:r>
      <w:r w:rsidR="00792573" w:rsidRPr="008F66A1">
        <w:rPr>
          <w:rFonts w:ascii="Times New Roman" w:hAnsi="Times New Roman" w:cs="Times New Roman"/>
          <w:sz w:val="24"/>
          <w:szCs w:val="24"/>
        </w:rPr>
        <w:t>ata với số lượng 200 mẫu và chọn kích cỡ batch là 5 và chạy với 100 epoch. Hỏi</w:t>
      </w:r>
      <w:r w:rsidR="00792573" w:rsidRPr="008F66A1">
        <w:rPr>
          <w:rFonts w:ascii="Times New Roman" w:hAnsi="Times New Roman" w:cs="Times New Roman"/>
          <w:sz w:val="24"/>
          <w:szCs w:val="24"/>
        </w:rPr>
        <w:t xml:space="preserve"> </w:t>
      </w:r>
      <w:r w:rsidR="00792573" w:rsidRPr="008F66A1">
        <w:rPr>
          <w:rFonts w:ascii="Times New Roman" w:hAnsi="Times New Roman" w:cs="Times New Roman"/>
          <w:sz w:val="24"/>
          <w:szCs w:val="24"/>
        </w:rPr>
        <w:t>có bao nhiêu iteration, bao nhiêu lần cập nhật trọng số?</w:t>
      </w:r>
    </w:p>
    <w:p w14:paraId="29BEEE3A" w14:textId="77777777" w:rsidR="00590619" w:rsidRPr="00590619" w:rsidRDefault="00590619" w:rsidP="00590619">
      <w:pPr>
        <w:rPr>
          <w:rFonts w:ascii="Times New Roman" w:hAnsi="Times New Roman" w:cs="Times New Roman"/>
          <w:sz w:val="24"/>
          <w:szCs w:val="24"/>
        </w:rPr>
      </w:pPr>
      <w:r w:rsidRPr="00590619">
        <w:rPr>
          <w:rFonts w:ascii="Times New Roman" w:hAnsi="Times New Roman" w:cs="Times New Roman"/>
          <w:sz w:val="24"/>
          <w:szCs w:val="24"/>
        </w:rPr>
        <w:t>Số mẫu: 200</w:t>
      </w:r>
    </w:p>
    <w:p w14:paraId="1CC5F4A0" w14:textId="77777777" w:rsidR="00590619" w:rsidRPr="00590619" w:rsidRDefault="00590619" w:rsidP="00590619">
      <w:pPr>
        <w:rPr>
          <w:rFonts w:ascii="Times New Roman" w:hAnsi="Times New Roman" w:cs="Times New Roman"/>
          <w:sz w:val="24"/>
          <w:szCs w:val="24"/>
        </w:rPr>
      </w:pPr>
      <w:r w:rsidRPr="00590619">
        <w:rPr>
          <w:rFonts w:ascii="Times New Roman" w:hAnsi="Times New Roman" w:cs="Times New Roman"/>
          <w:sz w:val="24"/>
          <w:szCs w:val="24"/>
        </w:rPr>
        <w:t>Kích thước batch: 5</w:t>
      </w:r>
    </w:p>
    <w:p w14:paraId="71465186" w14:textId="77777777" w:rsidR="00590619" w:rsidRPr="00590619" w:rsidRDefault="00590619" w:rsidP="00590619">
      <w:pPr>
        <w:rPr>
          <w:rFonts w:ascii="Times New Roman" w:hAnsi="Times New Roman" w:cs="Times New Roman"/>
          <w:sz w:val="24"/>
          <w:szCs w:val="24"/>
        </w:rPr>
      </w:pPr>
      <w:r w:rsidRPr="00590619">
        <w:rPr>
          <w:rFonts w:ascii="Times New Roman" w:hAnsi="Times New Roman" w:cs="Times New Roman"/>
          <w:sz w:val="24"/>
          <w:szCs w:val="24"/>
        </w:rPr>
        <w:t>Số epoch: 100</w:t>
      </w:r>
    </w:p>
    <w:p w14:paraId="25E8E6F9" w14:textId="3D7775F2" w:rsidR="00590619" w:rsidRPr="00590619" w:rsidRDefault="00590619" w:rsidP="00590619">
      <w:pPr>
        <w:rPr>
          <w:rFonts w:ascii="Times New Roman" w:hAnsi="Times New Roman" w:cs="Times New Roman"/>
          <w:sz w:val="24"/>
          <w:szCs w:val="24"/>
        </w:rPr>
      </w:pPr>
      <w:r w:rsidRPr="00590619">
        <w:rPr>
          <w:rFonts w:ascii="Times New Roman" w:hAnsi="Times New Roman" w:cs="Times New Roman"/>
          <w:sz w:val="24"/>
          <w:szCs w:val="24"/>
        </w:rPr>
        <w:t>Số lần iteration = Số mẫu / Kích thước batch = 200 / 5 = 40 iterations trong mỗi epoch.</w:t>
      </w:r>
    </w:p>
    <w:p w14:paraId="134B2265" w14:textId="72F1B346" w:rsidR="00590619" w:rsidRPr="00590619" w:rsidRDefault="00590619" w:rsidP="00590619">
      <w:pPr>
        <w:rPr>
          <w:rFonts w:ascii="Times New Roman" w:hAnsi="Times New Roman" w:cs="Times New Roman"/>
          <w:sz w:val="24"/>
          <w:szCs w:val="24"/>
        </w:rPr>
      </w:pPr>
      <w:r w:rsidRPr="00590619">
        <w:rPr>
          <w:rFonts w:ascii="Times New Roman" w:hAnsi="Times New Roman" w:cs="Times New Roman"/>
          <w:sz w:val="24"/>
          <w:szCs w:val="24"/>
        </w:rPr>
        <w:t>Số lần cập nhật trọng số = Số lần iteration * Số epoch = 40 * 100 = 4000 lần cập nhật trọng số trong quá trình đào tạo.</w:t>
      </w:r>
    </w:p>
    <w:p w14:paraId="69448560" w14:textId="6ADA54AF" w:rsidR="00B22527" w:rsidRDefault="00B22527" w:rsidP="00B22527">
      <w:pPr>
        <w:pStyle w:val="ListParagraph"/>
        <w:numPr>
          <w:ilvl w:val="0"/>
          <w:numId w:val="1"/>
        </w:numPr>
        <w:ind w:left="284" w:hanging="284"/>
        <w:rPr>
          <w:rFonts w:ascii="Times New Roman" w:hAnsi="Times New Roman" w:cs="Times New Roman"/>
          <w:b/>
          <w:sz w:val="24"/>
          <w:szCs w:val="24"/>
        </w:rPr>
      </w:pPr>
      <w:r w:rsidRPr="00B22527">
        <w:rPr>
          <w:rFonts w:ascii="Times New Roman" w:hAnsi="Times New Roman" w:cs="Times New Roman"/>
          <w:b/>
          <w:sz w:val="24"/>
          <w:szCs w:val="24"/>
        </w:rPr>
        <w:t xml:space="preserve">Stochastic Gradient Descent, or SGD </w:t>
      </w:r>
    </w:p>
    <w:p w14:paraId="0445EEE4" w14:textId="77777777" w:rsidR="0087107D" w:rsidRPr="0087107D" w:rsidRDefault="0087107D" w:rsidP="0087107D">
      <w:pPr>
        <w:rPr>
          <w:rFonts w:ascii="Times New Roman" w:hAnsi="Times New Roman" w:cs="Times New Roman"/>
          <w:sz w:val="24"/>
          <w:szCs w:val="24"/>
        </w:rPr>
      </w:pPr>
      <w:r w:rsidRPr="0087107D">
        <w:rPr>
          <w:rFonts w:ascii="Times New Roman" w:hAnsi="Times New Roman" w:cs="Times New Roman"/>
          <w:sz w:val="24"/>
          <w:szCs w:val="24"/>
        </w:rPr>
        <w:t>Thuật toán tối ưu hóa là một phần quan trọng của học máy. Gần như mọi thuật toán học máy đều có một thuật toán tối ưu hóa ở trung tâm của nó.</w:t>
      </w:r>
    </w:p>
    <w:p w14:paraId="09EA4ADE" w14:textId="77777777" w:rsidR="0087107D" w:rsidRPr="0087107D" w:rsidRDefault="0087107D" w:rsidP="0087107D">
      <w:pPr>
        <w:rPr>
          <w:rFonts w:ascii="Times New Roman" w:hAnsi="Times New Roman" w:cs="Times New Roman"/>
          <w:sz w:val="24"/>
          <w:szCs w:val="24"/>
        </w:rPr>
      </w:pPr>
      <w:r w:rsidRPr="0087107D">
        <w:rPr>
          <w:rFonts w:ascii="Times New Roman" w:hAnsi="Times New Roman" w:cs="Times New Roman"/>
          <w:sz w:val="24"/>
          <w:szCs w:val="24"/>
        </w:rPr>
        <w:lastRenderedPageBreak/>
        <w:t>Trong bài viết này, bạn sẽ tìm hiểu về một thuật toán tối ưu hóa đơn giản mà bạn có thể sử dụng với bất kỳ thuật toán học máy nào. Nó dễ hiểu và dễ triển khai. Sau khi đọc bài viết này, bạn sẽ biết:</w:t>
      </w:r>
    </w:p>
    <w:p w14:paraId="7C46D64D" w14:textId="77777777" w:rsidR="0087107D" w:rsidRPr="0074409A" w:rsidRDefault="0087107D" w:rsidP="0074409A">
      <w:pPr>
        <w:pStyle w:val="ListParagraph"/>
        <w:numPr>
          <w:ilvl w:val="0"/>
          <w:numId w:val="3"/>
        </w:numPr>
        <w:rPr>
          <w:rFonts w:ascii="Times New Roman" w:hAnsi="Times New Roman" w:cs="Times New Roman"/>
          <w:sz w:val="24"/>
          <w:szCs w:val="24"/>
        </w:rPr>
      </w:pPr>
      <w:r w:rsidRPr="0074409A">
        <w:rPr>
          <w:rFonts w:ascii="Times New Roman" w:hAnsi="Times New Roman" w:cs="Times New Roman"/>
          <w:sz w:val="24"/>
          <w:szCs w:val="24"/>
        </w:rPr>
        <w:t>Gradient Descent là gì?</w:t>
      </w:r>
    </w:p>
    <w:p w14:paraId="449835E4" w14:textId="77777777" w:rsidR="0087107D" w:rsidRPr="0074409A" w:rsidRDefault="0087107D" w:rsidP="0074409A">
      <w:pPr>
        <w:pStyle w:val="ListParagraph"/>
        <w:numPr>
          <w:ilvl w:val="0"/>
          <w:numId w:val="3"/>
        </w:numPr>
        <w:rPr>
          <w:rFonts w:ascii="Times New Roman" w:hAnsi="Times New Roman" w:cs="Times New Roman"/>
          <w:sz w:val="24"/>
          <w:szCs w:val="24"/>
        </w:rPr>
      </w:pPr>
      <w:r w:rsidRPr="0074409A">
        <w:rPr>
          <w:rFonts w:ascii="Times New Roman" w:hAnsi="Times New Roman" w:cs="Times New Roman"/>
          <w:sz w:val="24"/>
          <w:szCs w:val="24"/>
        </w:rPr>
        <w:t>Làm thế nào Gradient Descent có thể được sử dụng trong các thuật toán như hồi quy tuyến tính?</w:t>
      </w:r>
    </w:p>
    <w:p w14:paraId="1E5857A7" w14:textId="77777777" w:rsidR="0087107D" w:rsidRPr="0074409A" w:rsidRDefault="0087107D" w:rsidP="0074409A">
      <w:pPr>
        <w:pStyle w:val="ListParagraph"/>
        <w:numPr>
          <w:ilvl w:val="0"/>
          <w:numId w:val="3"/>
        </w:numPr>
        <w:rPr>
          <w:rFonts w:ascii="Times New Roman" w:hAnsi="Times New Roman" w:cs="Times New Roman"/>
          <w:sz w:val="24"/>
          <w:szCs w:val="24"/>
        </w:rPr>
      </w:pPr>
      <w:r w:rsidRPr="0074409A">
        <w:rPr>
          <w:rFonts w:ascii="Times New Roman" w:hAnsi="Times New Roman" w:cs="Times New Roman"/>
          <w:sz w:val="24"/>
          <w:szCs w:val="24"/>
        </w:rPr>
        <w:t>Làm thế nào Gradient Descent có thể mở rộng để làm việc với tập dữ liệu rất lớn?</w:t>
      </w:r>
    </w:p>
    <w:p w14:paraId="3E2763C1" w14:textId="6B116524" w:rsidR="0087107D" w:rsidRDefault="0087107D" w:rsidP="0074409A">
      <w:pPr>
        <w:pStyle w:val="ListParagraph"/>
        <w:numPr>
          <w:ilvl w:val="0"/>
          <w:numId w:val="3"/>
        </w:numPr>
        <w:rPr>
          <w:rFonts w:ascii="Times New Roman" w:hAnsi="Times New Roman" w:cs="Times New Roman"/>
          <w:sz w:val="24"/>
          <w:szCs w:val="24"/>
        </w:rPr>
      </w:pPr>
      <w:r w:rsidRPr="0074409A">
        <w:rPr>
          <w:rFonts w:ascii="Times New Roman" w:hAnsi="Times New Roman" w:cs="Times New Roman"/>
          <w:sz w:val="24"/>
          <w:szCs w:val="24"/>
        </w:rPr>
        <w:t>Một số gợi ý để tận dụng tối đa Gradient Descent.</w:t>
      </w:r>
    </w:p>
    <w:p w14:paraId="15621383" w14:textId="4EF894FC" w:rsidR="0074409A" w:rsidRDefault="0074409A" w:rsidP="0074409A">
      <w:pPr>
        <w:pStyle w:val="ListParagraph"/>
        <w:numPr>
          <w:ilvl w:val="1"/>
          <w:numId w:val="1"/>
        </w:numPr>
        <w:ind w:left="284" w:hanging="284"/>
        <w:rPr>
          <w:rFonts w:ascii="Times New Roman" w:hAnsi="Times New Roman" w:cs="Times New Roman"/>
          <w:sz w:val="24"/>
          <w:szCs w:val="24"/>
        </w:rPr>
      </w:pPr>
      <w:r w:rsidRPr="0074409A">
        <w:rPr>
          <w:rFonts w:ascii="Times New Roman" w:hAnsi="Times New Roman" w:cs="Times New Roman"/>
          <w:sz w:val="24"/>
          <w:szCs w:val="24"/>
        </w:rPr>
        <w:t>Gradient Descent Cho Học Máy</w:t>
      </w:r>
    </w:p>
    <w:p w14:paraId="322B3EF0" w14:textId="48F78DDA" w:rsidR="0074409A" w:rsidRPr="0074409A" w:rsidRDefault="0074409A" w:rsidP="0074409A">
      <w:pPr>
        <w:rPr>
          <w:rFonts w:ascii="Times New Roman" w:hAnsi="Times New Roman" w:cs="Times New Roman"/>
          <w:sz w:val="24"/>
          <w:szCs w:val="24"/>
        </w:rPr>
      </w:pPr>
      <w:r w:rsidRPr="0074409A">
        <w:rPr>
          <w:rFonts w:ascii="Times New Roman" w:hAnsi="Times New Roman" w:cs="Times New Roman"/>
          <w:sz w:val="24"/>
          <w:szCs w:val="24"/>
        </w:rPr>
        <w:t>Gradient Descent là một thuật toán tối ưu hóa được sử dụng để tìm các giá trị của các tham số (hệ số) của một hàm (f) sao cho giảm thiểu một hàm chi phí (cost).</w:t>
      </w:r>
    </w:p>
    <w:p w14:paraId="31786F79" w14:textId="401A3888" w:rsidR="0074409A" w:rsidRPr="0074409A" w:rsidRDefault="0074409A" w:rsidP="0074409A">
      <w:pPr>
        <w:rPr>
          <w:rFonts w:ascii="Times New Roman" w:hAnsi="Times New Roman" w:cs="Times New Roman"/>
          <w:sz w:val="24"/>
          <w:szCs w:val="24"/>
        </w:rPr>
      </w:pPr>
      <w:r w:rsidRPr="0074409A">
        <w:rPr>
          <w:rFonts w:ascii="Times New Roman" w:hAnsi="Times New Roman" w:cs="Times New Roman"/>
          <w:sz w:val="24"/>
          <w:szCs w:val="24"/>
        </w:rPr>
        <w:t>Gradient Descent thường được sử dụng khi các tham số không thể được tính toán phân tích (ví dụ: sử dụng đại số tuyến tính) và phải được tìm kiếm bằng một thuật toán tối ưu hóa.</w:t>
      </w:r>
    </w:p>
    <w:p w14:paraId="781E77A3" w14:textId="5C09B2DE" w:rsidR="0074409A" w:rsidRPr="0074409A" w:rsidRDefault="0074409A" w:rsidP="0074409A">
      <w:pPr>
        <w:pStyle w:val="ListParagraph"/>
        <w:numPr>
          <w:ilvl w:val="1"/>
          <w:numId w:val="1"/>
        </w:numPr>
        <w:ind w:left="284" w:hanging="284"/>
        <w:rPr>
          <w:rFonts w:ascii="Times New Roman" w:hAnsi="Times New Roman" w:cs="Times New Roman"/>
          <w:sz w:val="24"/>
          <w:szCs w:val="24"/>
        </w:rPr>
      </w:pPr>
      <w:r>
        <w:rPr>
          <w:rFonts w:ascii="Times New Roman" w:hAnsi="Times New Roman" w:cs="Times New Roman"/>
          <w:sz w:val="24"/>
          <w:szCs w:val="24"/>
        </w:rPr>
        <w:t xml:space="preserve">Trực quan về </w:t>
      </w:r>
      <w:r w:rsidRPr="0074409A">
        <w:rPr>
          <w:rFonts w:ascii="Times New Roman" w:hAnsi="Times New Roman" w:cs="Times New Roman"/>
          <w:bCs/>
          <w:sz w:val="24"/>
          <w:szCs w:val="24"/>
        </w:rPr>
        <w:t>Gradient Descent</w:t>
      </w:r>
    </w:p>
    <w:p w14:paraId="008D89F0" w14:textId="309FDDF5" w:rsidR="0074409A" w:rsidRPr="0074409A" w:rsidRDefault="0074409A" w:rsidP="0074409A">
      <w:pPr>
        <w:rPr>
          <w:rFonts w:ascii="Times New Roman" w:hAnsi="Times New Roman" w:cs="Times New Roman"/>
          <w:sz w:val="24"/>
          <w:szCs w:val="24"/>
        </w:rPr>
      </w:pPr>
      <w:r w:rsidRPr="0074409A">
        <w:rPr>
          <w:rFonts w:ascii="Times New Roman" w:hAnsi="Times New Roman" w:cs="Times New Roman"/>
          <w:sz w:val="24"/>
          <w:szCs w:val="24"/>
        </w:rPr>
        <w:t>Hãy tưởng tượng một cái bát lớn giống như cái bát bạn ăn bữa sáng hoặc lưu trữ trái cây. Cái bát này là biểu đồ của hàm chi phí (f).</w:t>
      </w:r>
    </w:p>
    <w:p w14:paraId="57BD70CB" w14:textId="0012CEAF" w:rsidR="0074409A" w:rsidRPr="0074409A" w:rsidRDefault="0074409A" w:rsidP="0074409A">
      <w:pPr>
        <w:rPr>
          <w:rFonts w:ascii="Times New Roman" w:hAnsi="Times New Roman" w:cs="Times New Roman"/>
          <w:sz w:val="24"/>
          <w:szCs w:val="24"/>
        </w:rPr>
      </w:pPr>
      <w:r w:rsidRPr="0074409A">
        <w:rPr>
          <w:rFonts w:ascii="Times New Roman" w:hAnsi="Times New Roman" w:cs="Times New Roman"/>
          <w:sz w:val="24"/>
          <w:szCs w:val="24"/>
        </w:rPr>
        <w:t>Một vị trí ngẫu nhiên trên mặt phẳng của cái bát là chi phí của các giá trị hiện tại của các hệ số (cost).</w:t>
      </w:r>
    </w:p>
    <w:p w14:paraId="38A28957" w14:textId="6C8FB868" w:rsidR="0074409A" w:rsidRPr="0074409A" w:rsidRDefault="0074409A" w:rsidP="0074409A">
      <w:pPr>
        <w:rPr>
          <w:rFonts w:ascii="Times New Roman" w:hAnsi="Times New Roman" w:cs="Times New Roman"/>
          <w:sz w:val="24"/>
          <w:szCs w:val="24"/>
        </w:rPr>
      </w:pPr>
      <w:r w:rsidRPr="0074409A">
        <w:rPr>
          <w:rFonts w:ascii="Times New Roman" w:hAnsi="Times New Roman" w:cs="Times New Roman"/>
          <w:sz w:val="24"/>
          <w:szCs w:val="24"/>
        </w:rPr>
        <w:t>Đáy của cái bát là chi phí của tập hợp tốt nhất các hệ số, là giá trị tối thiểu của hàm.</w:t>
      </w:r>
    </w:p>
    <w:p w14:paraId="7A4FFFB1" w14:textId="60A26DC2" w:rsidR="0074409A" w:rsidRPr="0074409A" w:rsidRDefault="0074409A" w:rsidP="0074409A">
      <w:pPr>
        <w:rPr>
          <w:rFonts w:ascii="Times New Roman" w:hAnsi="Times New Roman" w:cs="Times New Roman"/>
          <w:sz w:val="24"/>
          <w:szCs w:val="24"/>
        </w:rPr>
      </w:pPr>
      <w:r w:rsidRPr="0074409A">
        <w:rPr>
          <w:rFonts w:ascii="Times New Roman" w:hAnsi="Times New Roman" w:cs="Times New Roman"/>
          <w:sz w:val="24"/>
          <w:szCs w:val="24"/>
        </w:rPr>
        <w:t>Mục tiêu là tiếp tục thử nghiệm các giá trị khác nhau cho các hệ số, đánh giá chi phí của chúng và chọn các hệ số mới có chi phí tốt hơn (thấp hơn) một chút.</w:t>
      </w:r>
    </w:p>
    <w:p w14:paraId="7B1FE435" w14:textId="6A11315E" w:rsidR="0074409A" w:rsidRPr="0074409A" w:rsidRDefault="0074409A" w:rsidP="0074409A">
      <w:pPr>
        <w:rPr>
          <w:rFonts w:ascii="Times New Roman" w:hAnsi="Times New Roman" w:cs="Times New Roman"/>
          <w:sz w:val="24"/>
          <w:szCs w:val="24"/>
        </w:rPr>
      </w:pPr>
      <w:r w:rsidRPr="0074409A">
        <w:rPr>
          <w:rFonts w:ascii="Times New Roman" w:hAnsi="Times New Roman" w:cs="Times New Roman"/>
          <w:sz w:val="24"/>
          <w:szCs w:val="24"/>
        </w:rPr>
        <w:t>Lặp lại quá trình này đủ lần sẽ dẫn đến đáy của cái bát và bạn sẽ biết các giá trị của các hệ số dẫn đến chi phí tối thiểu.</w:t>
      </w:r>
    </w:p>
    <w:p w14:paraId="46EA4666" w14:textId="1C7F108C" w:rsidR="0074409A" w:rsidRDefault="0074409A" w:rsidP="0074409A">
      <w:pPr>
        <w:pStyle w:val="ListParagraph"/>
        <w:numPr>
          <w:ilvl w:val="1"/>
          <w:numId w:val="1"/>
        </w:numPr>
        <w:ind w:left="284" w:hanging="284"/>
        <w:rPr>
          <w:rFonts w:ascii="Times New Roman" w:hAnsi="Times New Roman" w:cs="Times New Roman"/>
          <w:sz w:val="24"/>
          <w:szCs w:val="24"/>
        </w:rPr>
      </w:pPr>
      <w:r>
        <w:rPr>
          <w:rFonts w:ascii="Times New Roman" w:hAnsi="Times New Roman" w:cs="Times New Roman"/>
          <w:sz w:val="24"/>
          <w:szCs w:val="24"/>
        </w:rPr>
        <w:t>Quy trình Gradient Descent</w:t>
      </w:r>
    </w:p>
    <w:p w14:paraId="51AA8F6B" w14:textId="0A492093" w:rsidR="00816F9D" w:rsidRDefault="00816F9D" w:rsidP="00816F9D">
      <w:pPr>
        <w:rPr>
          <w:rFonts w:ascii="Times New Roman" w:hAnsi="Times New Roman" w:cs="Times New Roman"/>
          <w:sz w:val="24"/>
          <w:szCs w:val="24"/>
        </w:rPr>
      </w:pPr>
      <w:r w:rsidRPr="00816F9D">
        <w:rPr>
          <w:rFonts w:ascii="Times New Roman" w:hAnsi="Times New Roman" w:cs="Times New Roman"/>
          <w:sz w:val="24"/>
          <w:szCs w:val="24"/>
        </w:rPr>
        <w:t>Quy trình bắt đầu với các giá trị ban đầu cho hệ số hoặc các hệ số của hàm. Chúng có thể là 0.0 hoặc một giá trị ngẫu nhiên nhỏ.</w:t>
      </w:r>
    </w:p>
    <w:p w14:paraId="32735ACE" w14:textId="374A9B44" w:rsidR="00816F9D" w:rsidRDefault="00816F9D" w:rsidP="009B1DCB">
      <w:pPr>
        <w:jc w:val="center"/>
        <w:rPr>
          <w:ins w:id="0" w:author="Trần Vân Anh" w:date="2023-10-16T23:37:00Z"/>
          <w:rFonts w:ascii="Helvetica" w:hAnsi="Helvetica"/>
          <w:color w:val="555555"/>
          <w:sz w:val="23"/>
          <w:szCs w:val="23"/>
          <w:shd w:val="clear" w:color="auto" w:fill="FFFFFF"/>
        </w:rPr>
      </w:pPr>
      <w:r>
        <w:rPr>
          <w:rFonts w:ascii="Helvetica" w:hAnsi="Helvetica"/>
          <w:color w:val="555555"/>
          <w:sz w:val="23"/>
          <w:szCs w:val="23"/>
          <w:shd w:val="clear" w:color="auto" w:fill="FFFFFF"/>
        </w:rPr>
        <w:t>coefficient = 0.0</w:t>
      </w:r>
    </w:p>
    <w:p w14:paraId="443360E3" w14:textId="67434161" w:rsidR="009B1DCB" w:rsidRDefault="009B1DCB" w:rsidP="009B1DCB">
      <w:pPr>
        <w:rPr>
          <w:ins w:id="1" w:author="Trần Vân Anh" w:date="2023-10-16T23:38:00Z"/>
          <w:rFonts w:ascii="Times New Roman" w:hAnsi="Times New Roman" w:cs="Times New Roman"/>
          <w:sz w:val="24"/>
          <w:szCs w:val="24"/>
        </w:rPr>
      </w:pPr>
      <w:ins w:id="2" w:author="Trần Vân Anh" w:date="2023-10-16T23:38:00Z">
        <w:r w:rsidRPr="009B1DCB">
          <w:rPr>
            <w:rFonts w:ascii="Times New Roman" w:hAnsi="Times New Roman" w:cs="Times New Roman"/>
            <w:sz w:val="24"/>
            <w:szCs w:val="24"/>
          </w:rPr>
          <w:t>Chi phí của các hệ số được đánh giá bằng cách đưa chúng vào hàm và tính toán chi phí.</w:t>
        </w:r>
      </w:ins>
    </w:p>
    <w:p w14:paraId="1A301E5A" w14:textId="4BDA5753" w:rsidR="009B1DCB" w:rsidRDefault="009B1DCB" w:rsidP="009B1DCB">
      <w:pPr>
        <w:jc w:val="center"/>
        <w:rPr>
          <w:ins w:id="3" w:author="Trần Vân Anh" w:date="2023-10-16T23:38:00Z"/>
          <w:rFonts w:ascii="Helvetica" w:hAnsi="Helvetica"/>
          <w:color w:val="555555"/>
          <w:sz w:val="23"/>
          <w:szCs w:val="23"/>
          <w:shd w:val="clear" w:color="auto" w:fill="FFFFFF"/>
        </w:rPr>
      </w:pPr>
      <w:ins w:id="4" w:author="Trần Vân Anh" w:date="2023-10-16T23:38:00Z">
        <w:r>
          <w:rPr>
            <w:rFonts w:ascii="Helvetica" w:hAnsi="Helvetica"/>
            <w:color w:val="555555"/>
            <w:sz w:val="23"/>
            <w:szCs w:val="23"/>
            <w:shd w:val="clear" w:color="auto" w:fill="FFFFFF"/>
          </w:rPr>
          <w:t>cost = f(coefficient)</w:t>
        </w:r>
      </w:ins>
    </w:p>
    <w:p w14:paraId="1254EE83" w14:textId="45CA1F3A" w:rsidR="009B1DCB" w:rsidRDefault="009B1DCB" w:rsidP="009B1DCB">
      <w:pPr>
        <w:jc w:val="center"/>
        <w:rPr>
          <w:ins w:id="5" w:author="Trần Vân Anh" w:date="2023-10-16T23:38:00Z"/>
          <w:rFonts w:ascii="Times New Roman" w:hAnsi="Times New Roman" w:cs="Times New Roman"/>
          <w:sz w:val="24"/>
          <w:szCs w:val="24"/>
        </w:rPr>
      </w:pPr>
      <w:ins w:id="6" w:author="Trần Vân Anh" w:date="2023-10-16T23:38:00Z">
        <w:r>
          <w:rPr>
            <w:rFonts w:ascii="Times New Roman" w:hAnsi="Times New Roman" w:cs="Times New Roman"/>
            <w:sz w:val="24"/>
            <w:szCs w:val="24"/>
          </w:rPr>
          <w:t>hoặc</w:t>
        </w:r>
      </w:ins>
    </w:p>
    <w:p w14:paraId="761CDDCB" w14:textId="74008947" w:rsidR="009B1DCB" w:rsidDel="009B1DCB" w:rsidRDefault="009B1DCB" w:rsidP="009B1DCB">
      <w:pPr>
        <w:jc w:val="center"/>
        <w:rPr>
          <w:del w:id="7" w:author="Trần Vân Anh" w:date="2023-10-16T23:38:00Z"/>
          <w:rFonts w:ascii="Helvetica" w:hAnsi="Helvetica"/>
          <w:color w:val="555555"/>
          <w:sz w:val="23"/>
          <w:szCs w:val="23"/>
          <w:shd w:val="clear" w:color="auto" w:fill="FFFFFF"/>
        </w:rPr>
      </w:pPr>
      <w:ins w:id="8" w:author="Trần Vân Anh" w:date="2023-10-16T23:38:00Z">
        <w:r>
          <w:rPr>
            <w:rFonts w:ascii="Helvetica" w:hAnsi="Helvetica"/>
            <w:color w:val="555555"/>
            <w:sz w:val="23"/>
            <w:szCs w:val="23"/>
            <w:shd w:val="clear" w:color="auto" w:fill="FFFFFF"/>
          </w:rPr>
          <w:t>cost = evaluate(f(coefficient))</w:t>
        </w:r>
      </w:ins>
    </w:p>
    <w:p w14:paraId="539F501E" w14:textId="27CCE728" w:rsidR="009B1DCB" w:rsidRDefault="009B1DCB" w:rsidP="009B1DCB">
      <w:pPr>
        <w:jc w:val="center"/>
        <w:rPr>
          <w:ins w:id="9" w:author="Trần Vân Anh" w:date="2023-10-16T23:38:00Z"/>
          <w:rFonts w:ascii="Times New Roman" w:hAnsi="Times New Roman" w:cs="Times New Roman"/>
          <w:sz w:val="24"/>
          <w:szCs w:val="24"/>
        </w:rPr>
      </w:pPr>
    </w:p>
    <w:p w14:paraId="7ACCA1A6" w14:textId="035A38E1" w:rsidR="009B1DCB" w:rsidRDefault="009B1DCB" w:rsidP="009B1DCB">
      <w:pPr>
        <w:rPr>
          <w:ins w:id="10" w:author="Trần Vân Anh" w:date="2023-10-16T23:38:00Z"/>
          <w:rFonts w:ascii="Times New Roman" w:hAnsi="Times New Roman" w:cs="Times New Roman"/>
          <w:sz w:val="24"/>
          <w:szCs w:val="24"/>
        </w:rPr>
      </w:pPr>
      <w:ins w:id="11" w:author="Trần Vân Anh" w:date="2023-10-16T23:38:00Z">
        <w:r w:rsidRPr="009B1DCB">
          <w:rPr>
            <w:rFonts w:ascii="Times New Roman" w:hAnsi="Times New Roman" w:cs="Times New Roman"/>
            <w:sz w:val="24"/>
            <w:szCs w:val="24"/>
          </w:rPr>
          <w:t>Đạo hàm của chi phí được tính toán. Đạo hàm là một khái niệm từ tính toán và tham chiếu đến độ dốc của hàm tại một điểm cụ thể. Chúng ta cần biết độ dốc để biết hướng (dấu) để di chuyển giá trị của hệ số để có chi phí thấp hơn trong lần lặp kế tiếp.</w:t>
        </w:r>
      </w:ins>
    </w:p>
    <w:p w14:paraId="3744C58A" w14:textId="2F5EC5C0" w:rsidR="009B1DCB" w:rsidRDefault="009B1DCB" w:rsidP="009B1DCB">
      <w:pPr>
        <w:jc w:val="center"/>
        <w:rPr>
          <w:ins w:id="12" w:author="Trần Vân Anh" w:date="2023-10-16T23:38:00Z"/>
          <w:rFonts w:ascii="Helvetica" w:hAnsi="Helvetica"/>
          <w:color w:val="555555"/>
          <w:sz w:val="23"/>
          <w:szCs w:val="23"/>
          <w:shd w:val="clear" w:color="auto" w:fill="FFFFFF"/>
        </w:rPr>
      </w:pPr>
      <w:ins w:id="13" w:author="Trần Vân Anh" w:date="2023-10-16T23:38:00Z">
        <w:r>
          <w:rPr>
            <w:rFonts w:ascii="Helvetica" w:hAnsi="Helvetica"/>
            <w:color w:val="555555"/>
            <w:sz w:val="23"/>
            <w:szCs w:val="23"/>
            <w:shd w:val="clear" w:color="auto" w:fill="FFFFFF"/>
          </w:rPr>
          <w:t>delta = derivative(cost)</w:t>
        </w:r>
      </w:ins>
    </w:p>
    <w:p w14:paraId="61D51144" w14:textId="64E91057" w:rsidR="009B1DCB" w:rsidRDefault="009B1DCB" w:rsidP="009B1DCB">
      <w:pPr>
        <w:rPr>
          <w:ins w:id="14" w:author="Trần Vân Anh" w:date="2023-10-16T23:39:00Z"/>
          <w:rFonts w:ascii="Times New Roman" w:hAnsi="Times New Roman" w:cs="Times New Roman"/>
          <w:sz w:val="24"/>
          <w:szCs w:val="24"/>
        </w:rPr>
      </w:pPr>
      <w:ins w:id="15" w:author="Trần Vân Anh" w:date="2023-10-16T23:38:00Z">
        <w:r w:rsidRPr="009B1DCB">
          <w:rPr>
            <w:rFonts w:ascii="Times New Roman" w:hAnsi="Times New Roman" w:cs="Times New Roman"/>
            <w:sz w:val="24"/>
            <w:szCs w:val="24"/>
          </w:rPr>
          <w:lastRenderedPageBreak/>
          <w:t>Bây giờ, khi chúng ta biết từ đạo hàm là hướng xuống, chúng ta có thể cập nhật giá trị của các hệ số. Một tham số tỷ lệ học (alpha) phải được xác định để kiểm soát mức độ thay đổi của các hệ số trong mỗi lần cập nhật.</w:t>
        </w:r>
      </w:ins>
    </w:p>
    <w:p w14:paraId="5C24CC8B" w14:textId="6ABA8564" w:rsidR="009B1DCB" w:rsidRDefault="009B1DCB" w:rsidP="009B1DCB">
      <w:pPr>
        <w:jc w:val="center"/>
        <w:rPr>
          <w:ins w:id="16" w:author="Trần Vân Anh" w:date="2023-10-16T23:39:00Z"/>
          <w:rFonts w:ascii="Helvetica" w:hAnsi="Helvetica"/>
          <w:color w:val="555555"/>
          <w:sz w:val="23"/>
          <w:szCs w:val="23"/>
          <w:shd w:val="clear" w:color="auto" w:fill="FFFFFF"/>
        </w:rPr>
      </w:pPr>
      <w:ins w:id="17" w:author="Trần Vân Anh" w:date="2023-10-16T23:39:00Z">
        <w:r>
          <w:rPr>
            <w:rFonts w:ascii="Helvetica" w:hAnsi="Helvetica"/>
            <w:color w:val="555555"/>
            <w:sz w:val="23"/>
            <w:szCs w:val="23"/>
            <w:shd w:val="clear" w:color="auto" w:fill="FFFFFF"/>
          </w:rPr>
          <w:t>coefficient = coefficient – (alpha * delta)</w:t>
        </w:r>
      </w:ins>
    </w:p>
    <w:p w14:paraId="2F407C08" w14:textId="3A81B3DE" w:rsidR="009B1DCB" w:rsidRPr="009B1DCB" w:rsidRDefault="009B1DCB" w:rsidP="009B1DCB">
      <w:pPr>
        <w:rPr>
          <w:ins w:id="18" w:author="Trần Vân Anh" w:date="2023-10-16T23:39:00Z"/>
          <w:rFonts w:ascii="Times New Roman" w:hAnsi="Times New Roman" w:cs="Times New Roman"/>
          <w:sz w:val="24"/>
          <w:szCs w:val="24"/>
        </w:rPr>
      </w:pPr>
      <w:ins w:id="19" w:author="Trần Vân Anh" w:date="2023-10-16T23:39:00Z">
        <w:r w:rsidRPr="009B1DCB">
          <w:rPr>
            <w:rFonts w:ascii="Times New Roman" w:hAnsi="Times New Roman" w:cs="Times New Roman"/>
            <w:sz w:val="24"/>
            <w:szCs w:val="24"/>
          </w:rPr>
          <w:t>Quy trình này được lặp lại cho đến khi chi phí của các hệ số (cost) là 0.0 hoặc đủ gần với số không để đủ tốt.</w:t>
        </w:r>
      </w:ins>
    </w:p>
    <w:p w14:paraId="109C36C1" w14:textId="57E2FFF1" w:rsidR="009B1DCB" w:rsidRDefault="009B1DCB" w:rsidP="001D690A">
      <w:pPr>
        <w:rPr>
          <w:ins w:id="20" w:author="Trần Vân Anh" w:date="2023-10-16T23:38:00Z"/>
          <w:rFonts w:ascii="Times New Roman" w:hAnsi="Times New Roman" w:cs="Times New Roman"/>
          <w:sz w:val="24"/>
          <w:szCs w:val="24"/>
        </w:rPr>
      </w:pPr>
      <w:ins w:id="21" w:author="Trần Vân Anh" w:date="2023-10-16T23:39:00Z">
        <w:r w:rsidRPr="009B1DCB">
          <w:rPr>
            <w:rFonts w:ascii="Times New Roman" w:hAnsi="Times New Roman" w:cs="Times New Roman"/>
            <w:sz w:val="24"/>
            <w:szCs w:val="24"/>
          </w:rPr>
          <w:t>Như bạn có thể thấy, Gradient Descent rất đơn giản. Nó yêu cầu bạn biết đạo hàm của hàm chi phí hoặc hàm bạn đang tối ưu hóa, nhưng ngoài ra, nó rất dễ hiểu. Tiếp theo, chúng ta sẽ xem cách chúng ta có thể sử dụng nó trong các thuật toán máy học.</w:t>
        </w:r>
      </w:ins>
    </w:p>
    <w:p w14:paraId="49EF7B4E" w14:textId="6C01485A" w:rsidR="009B1DCB" w:rsidRDefault="009B1DCB" w:rsidP="009B1DCB">
      <w:pPr>
        <w:pStyle w:val="ListParagraph"/>
        <w:numPr>
          <w:ilvl w:val="1"/>
          <w:numId w:val="1"/>
        </w:numPr>
        <w:ind w:left="284" w:hanging="284"/>
        <w:rPr>
          <w:ins w:id="22" w:author="Trần Vân Anh" w:date="2023-10-16T23:40:00Z"/>
          <w:rFonts w:ascii="Times New Roman" w:hAnsi="Times New Roman" w:cs="Times New Roman"/>
          <w:sz w:val="24"/>
          <w:szCs w:val="24"/>
        </w:rPr>
      </w:pPr>
      <w:ins w:id="23" w:author="Trần Vân Anh" w:date="2023-10-16T23:39:00Z">
        <w:r w:rsidRPr="009B1DCB">
          <w:rPr>
            <w:rFonts w:ascii="Times New Roman" w:hAnsi="Times New Roman" w:cs="Times New Roman"/>
            <w:sz w:val="24"/>
            <w:szCs w:val="24"/>
          </w:rPr>
          <w:t>Batch Gradient Descent cho Học</w:t>
        </w:r>
        <w:r>
          <w:rPr>
            <w:rFonts w:ascii="Times New Roman" w:hAnsi="Times New Roman" w:cs="Times New Roman"/>
            <w:sz w:val="24"/>
            <w:szCs w:val="24"/>
          </w:rPr>
          <w:t xml:space="preserve"> Máy</w:t>
        </w:r>
      </w:ins>
    </w:p>
    <w:p w14:paraId="71928A9C" w14:textId="0E7F34A7" w:rsidR="00783604" w:rsidRPr="00783604" w:rsidRDefault="00783604" w:rsidP="00783604">
      <w:pPr>
        <w:rPr>
          <w:ins w:id="24" w:author="Trần Vân Anh" w:date="2023-10-16T23:40:00Z"/>
          <w:rFonts w:ascii="Times New Roman" w:hAnsi="Times New Roman" w:cs="Times New Roman"/>
          <w:sz w:val="24"/>
          <w:szCs w:val="24"/>
        </w:rPr>
      </w:pPr>
      <w:ins w:id="25" w:author="Trần Vân Anh" w:date="2023-10-16T23:40:00Z">
        <w:r w:rsidRPr="00783604">
          <w:rPr>
            <w:rFonts w:ascii="Times New Roman" w:hAnsi="Times New Roman" w:cs="Times New Roman"/>
            <w:sz w:val="24"/>
            <w:szCs w:val="24"/>
          </w:rPr>
          <w:t>Mục tiêu của tất cả các thuật toán máy học có giám sát là ước tính một hàm mục tiêu (f) tốt nhất mô tả dữ liệu đầu vào (X) thành các biến đầu ra (Y). Điều này áp dụng cho tất cả các bài toán phân loại và hồi quy.</w:t>
        </w:r>
      </w:ins>
    </w:p>
    <w:p w14:paraId="303F3591" w14:textId="7E549904" w:rsidR="00783604" w:rsidRPr="00783604" w:rsidRDefault="00783604" w:rsidP="00783604">
      <w:pPr>
        <w:rPr>
          <w:ins w:id="26" w:author="Trần Vân Anh" w:date="2023-10-16T23:40:00Z"/>
          <w:rFonts w:ascii="Times New Roman" w:hAnsi="Times New Roman" w:cs="Times New Roman"/>
          <w:sz w:val="24"/>
          <w:szCs w:val="24"/>
        </w:rPr>
      </w:pPr>
      <w:ins w:id="27" w:author="Trần Vân Anh" w:date="2023-10-16T23:40:00Z">
        <w:r w:rsidRPr="00783604">
          <w:rPr>
            <w:rFonts w:ascii="Times New Roman" w:hAnsi="Times New Roman" w:cs="Times New Roman"/>
            <w:sz w:val="24"/>
            <w:szCs w:val="24"/>
          </w:rPr>
          <w:t>Một số thuật toán máy học có các hệ số mô tả ước tính của thuật toán cho hàm mục tiêu (f). Các thuật toán khác có biểu diễn khác nhau và các hệ số khác nhau, nhưng nhiều trong số chúng yêu cầu quá trình tối ưu hóa để tìm bộ các hệ số dẫn đến ước tính tốt nhất cho hàm mục tiêu.</w:t>
        </w:r>
      </w:ins>
    </w:p>
    <w:p w14:paraId="2F7E19B9" w14:textId="5B198D75" w:rsidR="00783604" w:rsidRPr="00783604" w:rsidRDefault="00783604" w:rsidP="00783604">
      <w:pPr>
        <w:rPr>
          <w:ins w:id="28" w:author="Trần Vân Anh" w:date="2023-10-16T23:40:00Z"/>
          <w:rFonts w:ascii="Times New Roman" w:hAnsi="Times New Roman" w:cs="Times New Roman"/>
          <w:sz w:val="24"/>
          <w:szCs w:val="24"/>
        </w:rPr>
      </w:pPr>
      <w:ins w:id="29" w:author="Trần Vân Anh" w:date="2023-10-16T23:40:00Z">
        <w:r w:rsidRPr="00783604">
          <w:rPr>
            <w:rFonts w:ascii="Times New Roman" w:hAnsi="Times New Roman" w:cs="Times New Roman"/>
            <w:sz w:val="24"/>
            <w:szCs w:val="24"/>
          </w:rPr>
          <w:t>Việc đánh giá mức độ phù hợp của mô hình máy học ước tính cho hàm mục tiêu có thể được tính toán bằng một số cách khác nhau, thường cụ thể cho thuật toán máy học. Hàm chi phí liên quan đến việc đánh giá các hệ số trong mô hình máy học bằng cách tính toán dự đoán cho mô hình cho mỗi trường hợp đào tạo trong tập dữ liệu và so sánh dự đoán với các giá trị đầu ra thực tế và tính toán một tổng hoặc lỗi trung bình (như Tổng Bình phương Dư thừa hoặc SSR trong trường hợp của hồi quy tuyến tính).</w:t>
        </w:r>
      </w:ins>
    </w:p>
    <w:p w14:paraId="03B0B89A" w14:textId="11DCB507" w:rsidR="00783604" w:rsidRPr="00783604" w:rsidRDefault="00783604" w:rsidP="00783604">
      <w:pPr>
        <w:rPr>
          <w:ins w:id="30" w:author="Trần Vân Anh" w:date="2023-10-16T23:40:00Z"/>
          <w:rFonts w:ascii="Times New Roman" w:hAnsi="Times New Roman" w:cs="Times New Roman"/>
          <w:sz w:val="24"/>
          <w:szCs w:val="24"/>
        </w:rPr>
      </w:pPr>
      <w:ins w:id="31" w:author="Trần Vân Anh" w:date="2023-10-16T23:40:00Z">
        <w:r w:rsidRPr="00783604">
          <w:rPr>
            <w:rFonts w:ascii="Times New Roman" w:hAnsi="Times New Roman" w:cs="Times New Roman"/>
            <w:sz w:val="24"/>
            <w:szCs w:val="24"/>
          </w:rPr>
          <w:t>Từ hàm chi phí, có thể tính toán đạo hàm cho từng hệ số để có thể cập nhật chúng bằng cách sử dụng công thức cập nhật được mô tả ở trên.</w:t>
        </w:r>
      </w:ins>
    </w:p>
    <w:p w14:paraId="6C30648D" w14:textId="4C8127B2" w:rsidR="00783604" w:rsidRPr="00783604" w:rsidRDefault="00783604" w:rsidP="00783604">
      <w:pPr>
        <w:rPr>
          <w:ins w:id="32" w:author="Trần Vân Anh" w:date="2023-10-16T23:40:00Z"/>
          <w:rFonts w:ascii="Times New Roman" w:hAnsi="Times New Roman" w:cs="Times New Roman"/>
          <w:sz w:val="24"/>
          <w:szCs w:val="24"/>
        </w:rPr>
      </w:pPr>
      <w:ins w:id="33" w:author="Trần Vân Anh" w:date="2023-10-16T23:40:00Z">
        <w:r w:rsidRPr="00783604">
          <w:rPr>
            <w:rFonts w:ascii="Times New Roman" w:hAnsi="Times New Roman" w:cs="Times New Roman"/>
            <w:sz w:val="24"/>
            <w:szCs w:val="24"/>
          </w:rPr>
          <w:t>Chi phí được tính toán cho một thuật toán máy học trên toàn bộ tập dữ liệu đào tạo cho mỗi lần lặp của thuật toán Gradient Descent. Một lần lặp của thuật toán được gọi là một batch và hình thức Gradient Descent này được gọi là batch gradient descent.</w:t>
        </w:r>
      </w:ins>
    </w:p>
    <w:p w14:paraId="084193E5" w14:textId="178E6338" w:rsidR="00783604" w:rsidRPr="00783604" w:rsidRDefault="00783604" w:rsidP="00783604">
      <w:pPr>
        <w:rPr>
          <w:ins w:id="34" w:author="Trần Vân Anh" w:date="2023-10-16T23:39:00Z"/>
          <w:rFonts w:ascii="Times New Roman" w:hAnsi="Times New Roman" w:cs="Times New Roman"/>
          <w:sz w:val="24"/>
          <w:szCs w:val="24"/>
          <w:rPrChange w:id="35" w:author="Trần Vân Anh" w:date="2023-10-16T23:40:00Z">
            <w:rPr>
              <w:ins w:id="36" w:author="Trần Vân Anh" w:date="2023-10-16T23:39:00Z"/>
            </w:rPr>
          </w:rPrChange>
        </w:rPr>
        <w:pPrChange w:id="37" w:author="Trần Vân Anh" w:date="2023-10-16T23:40:00Z">
          <w:pPr>
            <w:pStyle w:val="ListParagraph"/>
            <w:numPr>
              <w:ilvl w:val="1"/>
              <w:numId w:val="1"/>
            </w:numPr>
            <w:ind w:left="284" w:hanging="284"/>
          </w:pPr>
        </w:pPrChange>
      </w:pPr>
      <w:ins w:id="38" w:author="Trần Vân Anh" w:date="2023-10-16T23:40:00Z">
        <w:r w:rsidRPr="00783604">
          <w:rPr>
            <w:rFonts w:ascii="Times New Roman" w:hAnsi="Times New Roman" w:cs="Times New Roman"/>
            <w:sz w:val="24"/>
            <w:szCs w:val="24"/>
          </w:rPr>
          <w:t>Batch gradient descent là hình thức phổ biến nhất của Gradient Descent được mô tả trong máy học.</w:t>
        </w:r>
      </w:ins>
    </w:p>
    <w:p w14:paraId="1ECBC4C9" w14:textId="36312014" w:rsidR="00816F9D" w:rsidRDefault="009B1DCB" w:rsidP="00783604">
      <w:pPr>
        <w:pStyle w:val="ListParagraph"/>
        <w:numPr>
          <w:ilvl w:val="1"/>
          <w:numId w:val="1"/>
        </w:numPr>
        <w:ind w:left="284" w:hanging="284"/>
        <w:rPr>
          <w:ins w:id="39" w:author="Trần Vân Anh" w:date="2023-10-16T23:40:00Z"/>
          <w:rFonts w:ascii="Times New Roman" w:hAnsi="Times New Roman" w:cs="Times New Roman"/>
          <w:sz w:val="24"/>
          <w:szCs w:val="24"/>
        </w:rPr>
      </w:pPr>
      <w:ins w:id="40" w:author="Trần Vân Anh" w:date="2023-10-16T23:39:00Z">
        <w:r w:rsidRPr="009B1DCB">
          <w:rPr>
            <w:rFonts w:ascii="Times New Roman" w:hAnsi="Times New Roman" w:cs="Times New Roman"/>
            <w:sz w:val="24"/>
            <w:szCs w:val="24"/>
          </w:rPr>
          <w:t>Stochastic Gradient Descent cho</w:t>
        </w:r>
        <w:r>
          <w:rPr>
            <w:rFonts w:ascii="Times New Roman" w:hAnsi="Times New Roman" w:cs="Times New Roman"/>
            <w:sz w:val="24"/>
            <w:szCs w:val="24"/>
          </w:rPr>
          <w:t xml:space="preserve"> </w:t>
        </w:r>
        <w:r w:rsidRPr="009B1DCB">
          <w:rPr>
            <w:rFonts w:ascii="Times New Roman" w:hAnsi="Times New Roman" w:cs="Times New Roman"/>
            <w:sz w:val="24"/>
            <w:szCs w:val="24"/>
          </w:rPr>
          <w:t>Học</w:t>
        </w:r>
        <w:r>
          <w:rPr>
            <w:rFonts w:ascii="Times New Roman" w:hAnsi="Times New Roman" w:cs="Times New Roman"/>
            <w:sz w:val="24"/>
            <w:szCs w:val="24"/>
          </w:rPr>
          <w:t xml:space="preserve"> Máy</w:t>
        </w:r>
      </w:ins>
    </w:p>
    <w:p w14:paraId="2FEFCAF2" w14:textId="7E0DCEDB" w:rsidR="00783604" w:rsidRPr="00783604" w:rsidRDefault="00783604" w:rsidP="00783604">
      <w:pPr>
        <w:rPr>
          <w:ins w:id="41" w:author="Trần Vân Anh" w:date="2023-10-16T23:40:00Z"/>
          <w:rFonts w:ascii="Times New Roman" w:hAnsi="Times New Roman" w:cs="Times New Roman"/>
          <w:sz w:val="24"/>
          <w:szCs w:val="24"/>
        </w:rPr>
      </w:pPr>
      <w:ins w:id="42" w:author="Trần Vân Anh" w:date="2023-10-16T23:40:00Z">
        <w:r w:rsidRPr="00783604">
          <w:rPr>
            <w:rFonts w:ascii="Times New Roman" w:hAnsi="Times New Roman" w:cs="Times New Roman"/>
            <w:sz w:val="24"/>
            <w:szCs w:val="24"/>
          </w:rPr>
          <w:t>Gradient Descent có thể chậm khi chạy trên các tập dữ liệu rất lớn.</w:t>
        </w:r>
      </w:ins>
    </w:p>
    <w:p w14:paraId="2386B107" w14:textId="01B4542C" w:rsidR="00783604" w:rsidRPr="00783604" w:rsidRDefault="00783604" w:rsidP="00783604">
      <w:pPr>
        <w:rPr>
          <w:ins w:id="43" w:author="Trần Vân Anh" w:date="2023-10-16T23:40:00Z"/>
          <w:rFonts w:ascii="Times New Roman" w:hAnsi="Times New Roman" w:cs="Times New Roman"/>
          <w:sz w:val="24"/>
          <w:szCs w:val="24"/>
        </w:rPr>
      </w:pPr>
      <w:ins w:id="44" w:author="Trần Vân Anh" w:date="2023-10-16T23:40:00Z">
        <w:r w:rsidRPr="00783604">
          <w:rPr>
            <w:rFonts w:ascii="Times New Roman" w:hAnsi="Times New Roman" w:cs="Times New Roman"/>
            <w:sz w:val="24"/>
            <w:szCs w:val="24"/>
          </w:rPr>
          <w:t>Bởi vì một lần lặp của thuật toán Gradient Descent yêu cầu dự đoán cho mỗi trường hợp trong tập dữ liệu đào tạo, nó có thể mất nhiều thời gian khi bạn có hàng triệu trường hợp.</w:t>
        </w:r>
      </w:ins>
    </w:p>
    <w:p w14:paraId="5E4DA6BC" w14:textId="7242A4AC" w:rsidR="00783604" w:rsidRPr="00783604" w:rsidRDefault="00783604" w:rsidP="00783604">
      <w:pPr>
        <w:rPr>
          <w:ins w:id="45" w:author="Trần Vân Anh" w:date="2023-10-16T23:40:00Z"/>
          <w:rFonts w:ascii="Times New Roman" w:hAnsi="Times New Roman" w:cs="Times New Roman"/>
          <w:sz w:val="24"/>
          <w:szCs w:val="24"/>
        </w:rPr>
      </w:pPr>
      <w:ins w:id="46" w:author="Trần Vân Anh" w:date="2023-10-16T23:40:00Z">
        <w:r w:rsidRPr="00783604">
          <w:rPr>
            <w:rFonts w:ascii="Times New Roman" w:hAnsi="Times New Roman" w:cs="Times New Roman"/>
            <w:sz w:val="24"/>
            <w:szCs w:val="24"/>
          </w:rPr>
          <w:t>Trong những tình huống có lượng dữ liệu lớn, bạn có thể sử dụng biến thể của Gradient Descent được gọi là stochastic gradient descent.</w:t>
        </w:r>
      </w:ins>
    </w:p>
    <w:p w14:paraId="4D67860B" w14:textId="14469158" w:rsidR="00783604" w:rsidRPr="00783604" w:rsidRDefault="00783604" w:rsidP="00783604">
      <w:pPr>
        <w:rPr>
          <w:ins w:id="47" w:author="Trần Vân Anh" w:date="2023-10-16T23:40:00Z"/>
          <w:rFonts w:ascii="Times New Roman" w:hAnsi="Times New Roman" w:cs="Times New Roman"/>
          <w:sz w:val="24"/>
          <w:szCs w:val="24"/>
        </w:rPr>
      </w:pPr>
      <w:ins w:id="48" w:author="Trần Vân Anh" w:date="2023-10-16T23:40:00Z">
        <w:r w:rsidRPr="00783604">
          <w:rPr>
            <w:rFonts w:ascii="Times New Roman" w:hAnsi="Times New Roman" w:cs="Times New Roman"/>
            <w:sz w:val="24"/>
            <w:szCs w:val="24"/>
          </w:rPr>
          <w:t>Trong biến thể này, quy trình Gradient Descent được mô tả ở trên được chạy, nhưng việc cập nhật các hệ số được thực hiện cho mỗi trường hợp đào tạo, thay vì ở cuối lô trường hợp.</w:t>
        </w:r>
      </w:ins>
    </w:p>
    <w:p w14:paraId="43228C31" w14:textId="2E3DCF4D" w:rsidR="00783604" w:rsidRPr="00783604" w:rsidRDefault="00783604" w:rsidP="00783604">
      <w:pPr>
        <w:rPr>
          <w:ins w:id="49" w:author="Trần Vân Anh" w:date="2023-10-16T23:40:00Z"/>
          <w:rFonts w:ascii="Times New Roman" w:hAnsi="Times New Roman" w:cs="Times New Roman"/>
          <w:sz w:val="24"/>
          <w:szCs w:val="24"/>
        </w:rPr>
      </w:pPr>
      <w:ins w:id="50" w:author="Trần Vân Anh" w:date="2023-10-16T23:40:00Z">
        <w:r w:rsidRPr="00783604">
          <w:rPr>
            <w:rFonts w:ascii="Times New Roman" w:hAnsi="Times New Roman" w:cs="Times New Roman"/>
            <w:sz w:val="24"/>
            <w:szCs w:val="24"/>
          </w:rPr>
          <w:lastRenderedPageBreak/>
          <w:t>Bước đầu tiên của quy trình yêu cầu việc thay đổi thứ tự của tập dữ liệu đào tạo. Điều này là để trộn lên thứ tự mà các cập nhật được thực hiện cho các hệ số. Bởi vì các hệ số được cập nhật sau mỗi trường hợp đào tạo, các cập nhật sẽ là ngẫu nhiên nhảy quanh, và cũng như hàm chi phí tương ứng. Bằng cách trộn lên thứ tự cho các cập nhật đối với các hệ số, nó tận dụng sự đi lại ngẫu nhiên này và tránh bị sao lạc hoặc bị kẹt.</w:t>
        </w:r>
      </w:ins>
    </w:p>
    <w:p w14:paraId="1CC7180B" w14:textId="125DA98A" w:rsidR="00783604" w:rsidRPr="00783604" w:rsidRDefault="00783604" w:rsidP="00783604">
      <w:pPr>
        <w:rPr>
          <w:ins w:id="51" w:author="Trần Vân Anh" w:date="2023-10-16T23:40:00Z"/>
          <w:rFonts w:ascii="Times New Roman" w:hAnsi="Times New Roman" w:cs="Times New Roman"/>
          <w:sz w:val="24"/>
          <w:szCs w:val="24"/>
        </w:rPr>
      </w:pPr>
      <w:ins w:id="52" w:author="Trần Vân Anh" w:date="2023-10-16T23:40:00Z">
        <w:r w:rsidRPr="00783604">
          <w:rPr>
            <w:rFonts w:ascii="Times New Roman" w:hAnsi="Times New Roman" w:cs="Times New Roman"/>
            <w:sz w:val="24"/>
            <w:szCs w:val="24"/>
          </w:rPr>
          <w:t>Quy trình cập nhật cho các hệ số giống như mô tả ở trên, ngoại trừ việc chi phí không được tổng hợp qua tất cả các mẫu đào tạo, mà thay vào đó được tính toán cho một mẫu đào tạo.</w:t>
        </w:r>
      </w:ins>
    </w:p>
    <w:p w14:paraId="15A87D14" w14:textId="4095AAC5" w:rsidR="00783604" w:rsidRPr="00783604" w:rsidRDefault="00783604" w:rsidP="00783604">
      <w:pPr>
        <w:rPr>
          <w:ins w:id="53" w:author="Trần Vân Anh" w:date="2023-10-16T23:40:00Z"/>
          <w:rFonts w:ascii="Times New Roman" w:hAnsi="Times New Roman" w:cs="Times New Roman"/>
          <w:sz w:val="24"/>
          <w:szCs w:val="24"/>
          <w:rPrChange w:id="54" w:author="Trần Vân Anh" w:date="2023-10-16T23:40:00Z">
            <w:rPr>
              <w:ins w:id="55" w:author="Trần Vân Anh" w:date="2023-10-16T23:40:00Z"/>
            </w:rPr>
          </w:rPrChange>
        </w:rPr>
        <w:pPrChange w:id="56" w:author="Trần Vân Anh" w:date="2023-10-16T23:40:00Z">
          <w:pPr>
            <w:pStyle w:val="ListParagraph"/>
            <w:numPr>
              <w:ilvl w:val="1"/>
              <w:numId w:val="1"/>
            </w:numPr>
            <w:ind w:left="284" w:hanging="284"/>
          </w:pPr>
        </w:pPrChange>
      </w:pPr>
      <w:ins w:id="57" w:author="Trần Vân Anh" w:date="2023-10-16T23:40:00Z">
        <w:r w:rsidRPr="00783604">
          <w:rPr>
            <w:rFonts w:ascii="Times New Roman" w:hAnsi="Times New Roman" w:cs="Times New Roman"/>
            <w:sz w:val="24"/>
            <w:szCs w:val="24"/>
          </w:rPr>
          <w:t>Học tập có thể nhanh hơn với stochastic gradient descent cho các tập dữ liệu đào tạo lớn và thường chỉ cần một số lượng nhỏ các l</w:t>
        </w:r>
        <w:r w:rsidRPr="00783604">
          <w:t xml:space="preserve"> </w:t>
        </w:r>
        <w:r w:rsidRPr="00783604">
          <w:rPr>
            <w:rFonts w:ascii="Times New Roman" w:hAnsi="Times New Roman" w:cs="Times New Roman"/>
            <w:sz w:val="24"/>
            <w:szCs w:val="24"/>
          </w:rPr>
          <w:t>ần đi qua tập dữ liệu để đạt được bộ các hệ số tốt hoặc đủ tốt, ví dụ từ 1 đến 10 lần đi qua tập dữ liệu.</w:t>
        </w:r>
      </w:ins>
    </w:p>
    <w:p w14:paraId="53E458D4" w14:textId="3709A089" w:rsidR="00783604" w:rsidRDefault="00783604" w:rsidP="00783604">
      <w:pPr>
        <w:pStyle w:val="ListParagraph"/>
        <w:numPr>
          <w:ilvl w:val="1"/>
          <w:numId w:val="1"/>
        </w:numPr>
        <w:ind w:left="284" w:hanging="284"/>
        <w:rPr>
          <w:ins w:id="58" w:author="Trần Vân Anh" w:date="2023-10-16T23:41:00Z"/>
          <w:rFonts w:ascii="Times New Roman" w:hAnsi="Times New Roman" w:cs="Times New Roman"/>
          <w:sz w:val="24"/>
          <w:szCs w:val="24"/>
        </w:rPr>
      </w:pPr>
      <w:ins w:id="59" w:author="Trần Vân Anh" w:date="2023-10-16T23:40:00Z">
        <w:r>
          <w:rPr>
            <w:rFonts w:ascii="Times New Roman" w:hAnsi="Times New Roman" w:cs="Times New Roman"/>
            <w:sz w:val="24"/>
            <w:szCs w:val="24"/>
          </w:rPr>
          <w:t>Một số tips</w:t>
        </w:r>
      </w:ins>
    </w:p>
    <w:p w14:paraId="56B2E367" w14:textId="0F3D274C" w:rsidR="00783604" w:rsidRPr="00783604" w:rsidRDefault="00783604" w:rsidP="00783604">
      <w:pPr>
        <w:rPr>
          <w:ins w:id="60" w:author="Trần Vân Anh" w:date="2023-10-16T23:41:00Z"/>
          <w:rFonts w:ascii="Times New Roman" w:hAnsi="Times New Roman" w:cs="Times New Roman"/>
          <w:sz w:val="24"/>
          <w:szCs w:val="24"/>
        </w:rPr>
      </w:pPr>
      <w:ins w:id="61" w:author="Trần Vân Anh" w:date="2023-10-16T23:41:00Z">
        <w:r w:rsidRPr="00783604">
          <w:rPr>
            <w:rFonts w:ascii="Times New Roman" w:hAnsi="Times New Roman" w:cs="Times New Roman"/>
            <w:sz w:val="24"/>
            <w:szCs w:val="24"/>
          </w:rPr>
          <w:t>Phần này liệt kê một số lời khuyên và mẹo để tận dụng tối đa thuật toán Gradient Descent cho máy học.</w:t>
        </w:r>
      </w:ins>
    </w:p>
    <w:p w14:paraId="299A4600" w14:textId="71DEE67C" w:rsidR="00783604" w:rsidRPr="00783604" w:rsidRDefault="00783604" w:rsidP="00783604">
      <w:pPr>
        <w:rPr>
          <w:ins w:id="62" w:author="Trần Vân Anh" w:date="2023-10-16T23:41:00Z"/>
          <w:rFonts w:ascii="Times New Roman" w:hAnsi="Times New Roman" w:cs="Times New Roman"/>
          <w:sz w:val="24"/>
          <w:szCs w:val="24"/>
        </w:rPr>
      </w:pPr>
      <w:ins w:id="63" w:author="Trần Vân Anh" w:date="2023-10-16T23:41:00Z">
        <w:r w:rsidRPr="00783604">
          <w:rPr>
            <w:rFonts w:ascii="Times New Roman" w:hAnsi="Times New Roman" w:cs="Times New Roman"/>
            <w:sz w:val="24"/>
            <w:szCs w:val="24"/>
          </w:rPr>
          <w:t>Vẽ Biểu Đồ Chi Phí theo Thời Gian: Thu thập và vẽ biểu đồ các giá trị chi phí được tính toán bởi thuật toán ở mỗi lần lặp. Mong đợi của một lần chạy Gradient Descent hiệu quả là giảm chi phí ở mỗi lần lặp. Nếu không giảm, hãy thử giảm tỷ lệ học của bạn.</w:t>
        </w:r>
      </w:ins>
    </w:p>
    <w:p w14:paraId="20CE756D" w14:textId="7115F181" w:rsidR="00783604" w:rsidRPr="00783604" w:rsidRDefault="00783604" w:rsidP="00783604">
      <w:pPr>
        <w:rPr>
          <w:ins w:id="64" w:author="Trần Vân Anh" w:date="2023-10-16T23:41:00Z"/>
          <w:rFonts w:ascii="Times New Roman" w:hAnsi="Times New Roman" w:cs="Times New Roman"/>
          <w:sz w:val="24"/>
          <w:szCs w:val="24"/>
        </w:rPr>
      </w:pPr>
      <w:ins w:id="65" w:author="Trần Vân Anh" w:date="2023-10-16T23:41:00Z">
        <w:r w:rsidRPr="00783604">
          <w:rPr>
            <w:rFonts w:ascii="Times New Roman" w:hAnsi="Times New Roman" w:cs="Times New Roman"/>
            <w:sz w:val="24"/>
            <w:szCs w:val="24"/>
          </w:rPr>
          <w:t>Tỷ Lệ Học (Learning Rate): Giá trị tỷ lệ học là một giá trị thực nhỏ như 0.1, 0.001 hoặc 0.0001. Hãy thử các giá trị khác nhau cho vấn đề của bạn và xem cái nào hoạt động tốt nhất.</w:t>
        </w:r>
      </w:ins>
    </w:p>
    <w:p w14:paraId="407209C9" w14:textId="01F3627C" w:rsidR="00783604" w:rsidRPr="00783604" w:rsidRDefault="00783604" w:rsidP="00783604">
      <w:pPr>
        <w:rPr>
          <w:ins w:id="66" w:author="Trần Vân Anh" w:date="2023-10-16T23:41:00Z"/>
          <w:rFonts w:ascii="Times New Roman" w:hAnsi="Times New Roman" w:cs="Times New Roman"/>
          <w:sz w:val="24"/>
          <w:szCs w:val="24"/>
        </w:rPr>
      </w:pPr>
      <w:ins w:id="67" w:author="Trần Vân Anh" w:date="2023-10-16T23:41:00Z">
        <w:r w:rsidRPr="00783604">
          <w:rPr>
            <w:rFonts w:ascii="Times New Roman" w:hAnsi="Times New Roman" w:cs="Times New Roman"/>
            <w:sz w:val="24"/>
            <w:szCs w:val="24"/>
          </w:rPr>
          <w:t>Thay Đổi Tỷ Lệ Học: Một cách ngẫu nhiên thay đổi tỷ lệ học theo thời gian có thể giúp cải thiện tốc độ học tập.</w:t>
        </w:r>
      </w:ins>
    </w:p>
    <w:p w14:paraId="5C4F0C84" w14:textId="38195904" w:rsidR="00783604" w:rsidRPr="00783604" w:rsidRDefault="00783604" w:rsidP="00783604">
      <w:pPr>
        <w:rPr>
          <w:ins w:id="68" w:author="Trần Vân Anh" w:date="2023-10-16T23:41:00Z"/>
          <w:rFonts w:ascii="Times New Roman" w:hAnsi="Times New Roman" w:cs="Times New Roman"/>
          <w:sz w:val="24"/>
          <w:szCs w:val="24"/>
        </w:rPr>
      </w:pPr>
      <w:ins w:id="69" w:author="Trần Vân Anh" w:date="2023-10-16T23:41:00Z">
        <w:r w:rsidRPr="00783604">
          <w:rPr>
            <w:rFonts w:ascii="Times New Roman" w:hAnsi="Times New Roman" w:cs="Times New Roman"/>
            <w:sz w:val="24"/>
            <w:szCs w:val="24"/>
          </w:rPr>
          <w:t>Thay Đổi Biến Đầu Vào: Thuật toán sẽ đạt được giá trị tối thiểu nhanh hơn nếu hình dạng của hàm chi phí không bị méo mó và biến dạng. Bạn có thể thực hiện điều này bằng cách đặt lại tất cả các biến đầu vào (X) cùng một phạm vi, chẳng hạn [0, 1] hoặc [-1, 1].</w:t>
        </w:r>
      </w:ins>
    </w:p>
    <w:p w14:paraId="1781EA4D" w14:textId="3F78B017" w:rsidR="00783604" w:rsidRPr="00783604" w:rsidRDefault="00783604" w:rsidP="00783604">
      <w:pPr>
        <w:rPr>
          <w:ins w:id="70" w:author="Trần Vân Anh" w:date="2023-10-16T23:41:00Z"/>
          <w:rFonts w:ascii="Times New Roman" w:hAnsi="Times New Roman" w:cs="Times New Roman"/>
          <w:sz w:val="24"/>
          <w:szCs w:val="24"/>
        </w:rPr>
      </w:pPr>
      <w:ins w:id="71" w:author="Trần Vân Anh" w:date="2023-10-16T23:41:00Z">
        <w:r w:rsidRPr="00783604">
          <w:rPr>
            <w:rFonts w:ascii="Times New Roman" w:hAnsi="Times New Roman" w:cs="Times New Roman"/>
            <w:sz w:val="24"/>
            <w:szCs w:val="24"/>
          </w:rPr>
          <w:t>Ít Lần Đi Qua: Stochastic gradient descent thường không cần nhiều lần đi qua tập dữ liệu để hội tụ về một bộ các hệ số tốt hoặc đủ tốt.</w:t>
        </w:r>
      </w:ins>
    </w:p>
    <w:p w14:paraId="0760698F" w14:textId="6E06478A" w:rsidR="00783604" w:rsidRPr="00783604" w:rsidRDefault="00783604" w:rsidP="00783604">
      <w:pPr>
        <w:rPr>
          <w:ins w:id="72" w:author="Trần Vân Anh" w:date="2023-10-16T23:40:00Z"/>
          <w:rFonts w:ascii="Times New Roman" w:hAnsi="Times New Roman" w:cs="Times New Roman"/>
          <w:sz w:val="24"/>
          <w:szCs w:val="24"/>
          <w:rPrChange w:id="73" w:author="Trần Vân Anh" w:date="2023-10-16T23:41:00Z">
            <w:rPr>
              <w:ins w:id="74" w:author="Trần Vân Anh" w:date="2023-10-16T23:40:00Z"/>
            </w:rPr>
          </w:rPrChange>
        </w:rPr>
        <w:pPrChange w:id="75" w:author="Trần Vân Anh" w:date="2023-10-16T23:41:00Z">
          <w:pPr>
            <w:pStyle w:val="ListParagraph"/>
            <w:numPr>
              <w:ilvl w:val="1"/>
              <w:numId w:val="1"/>
            </w:numPr>
            <w:ind w:left="284" w:hanging="284"/>
          </w:pPr>
        </w:pPrChange>
      </w:pPr>
      <w:ins w:id="76" w:author="Trần Vân Anh" w:date="2023-10-16T23:41:00Z">
        <w:r w:rsidRPr="00783604">
          <w:rPr>
            <w:rFonts w:ascii="Times New Roman" w:hAnsi="Times New Roman" w:cs="Times New Roman"/>
            <w:sz w:val="24"/>
            <w:szCs w:val="24"/>
          </w:rPr>
          <w:t>Vẽ Biểu Đồ Trung Bình Chi Phí: Cập nhật cho từng trường hợp đào tạo có thể dẫn đến biểu đồ chi phí nhiễu theo thời gian khi sử dụng stochastic gradient descent. Lấy trung bình qua 10, 100 hoặc 1000 cập nhật có thể cho bạn cái nhìn tốt hơn về xu hướng học tập của thuật toán.</w:t>
        </w:r>
      </w:ins>
    </w:p>
    <w:p w14:paraId="0D81589C" w14:textId="28380BA9" w:rsidR="00783604" w:rsidRDefault="00783604" w:rsidP="00783604">
      <w:pPr>
        <w:pStyle w:val="ListParagraph"/>
        <w:numPr>
          <w:ilvl w:val="1"/>
          <w:numId w:val="1"/>
        </w:numPr>
        <w:ind w:left="284" w:hanging="284"/>
        <w:rPr>
          <w:ins w:id="77" w:author="Trần Vân Anh" w:date="2023-10-16T23:41:00Z"/>
          <w:rFonts w:ascii="Times New Roman" w:hAnsi="Times New Roman" w:cs="Times New Roman"/>
          <w:sz w:val="24"/>
          <w:szCs w:val="24"/>
        </w:rPr>
      </w:pPr>
      <w:ins w:id="78" w:author="Trần Vân Anh" w:date="2023-10-16T23:41:00Z">
        <w:r>
          <w:rPr>
            <w:rFonts w:ascii="Times New Roman" w:hAnsi="Times New Roman" w:cs="Times New Roman"/>
            <w:sz w:val="24"/>
            <w:szCs w:val="24"/>
          </w:rPr>
          <w:t>Tổng kết</w:t>
        </w:r>
      </w:ins>
    </w:p>
    <w:p w14:paraId="35C14528" w14:textId="44E4D130" w:rsidR="008A6475" w:rsidRPr="008A6475" w:rsidRDefault="008A6475" w:rsidP="008A6475">
      <w:pPr>
        <w:rPr>
          <w:ins w:id="79" w:author="Trần Vân Anh" w:date="2023-10-16T23:41:00Z"/>
          <w:rFonts w:ascii="Times New Roman" w:hAnsi="Times New Roman" w:cs="Times New Roman"/>
          <w:sz w:val="24"/>
          <w:szCs w:val="24"/>
        </w:rPr>
      </w:pPr>
      <w:ins w:id="80" w:author="Trần Vân Anh" w:date="2023-10-16T23:41:00Z">
        <w:r w:rsidRPr="008A6475">
          <w:rPr>
            <w:rFonts w:ascii="Times New Roman" w:hAnsi="Times New Roman" w:cs="Times New Roman"/>
            <w:sz w:val="24"/>
            <w:szCs w:val="24"/>
          </w:rPr>
          <w:t>Trong bài viết này, bạn đã tìm hiểu về Gradient Descent cho máy học. Bạn đã biết rằng:</w:t>
        </w:r>
      </w:ins>
    </w:p>
    <w:p w14:paraId="5286E71F" w14:textId="77777777" w:rsidR="008A6475" w:rsidRPr="008A6475" w:rsidRDefault="008A6475" w:rsidP="008A6475">
      <w:pPr>
        <w:rPr>
          <w:ins w:id="81" w:author="Trần Vân Anh" w:date="2023-10-16T23:41:00Z"/>
          <w:rFonts w:ascii="Times New Roman" w:hAnsi="Times New Roman" w:cs="Times New Roman"/>
          <w:sz w:val="24"/>
          <w:szCs w:val="24"/>
        </w:rPr>
      </w:pPr>
      <w:ins w:id="82" w:author="Trần Vân Anh" w:date="2023-10-16T23:41:00Z">
        <w:r w:rsidRPr="008A6475">
          <w:rPr>
            <w:rFonts w:ascii="Times New Roman" w:hAnsi="Times New Roman" w:cs="Times New Roman"/>
            <w:sz w:val="24"/>
            <w:szCs w:val="24"/>
          </w:rPr>
          <w:t>Tối ưu hóa là một phần quan trọng của máy học.</w:t>
        </w:r>
      </w:ins>
    </w:p>
    <w:p w14:paraId="1C5D7711" w14:textId="77777777" w:rsidR="008A6475" w:rsidRPr="008A6475" w:rsidRDefault="008A6475" w:rsidP="008A6475">
      <w:pPr>
        <w:rPr>
          <w:ins w:id="83" w:author="Trần Vân Anh" w:date="2023-10-16T23:41:00Z"/>
          <w:rFonts w:ascii="Times New Roman" w:hAnsi="Times New Roman" w:cs="Times New Roman"/>
          <w:sz w:val="24"/>
          <w:szCs w:val="24"/>
        </w:rPr>
      </w:pPr>
      <w:ins w:id="84" w:author="Trần Vân Anh" w:date="2023-10-16T23:41:00Z">
        <w:r w:rsidRPr="008A6475">
          <w:rPr>
            <w:rFonts w:ascii="Times New Roman" w:hAnsi="Times New Roman" w:cs="Times New Roman"/>
            <w:sz w:val="24"/>
            <w:szCs w:val="24"/>
          </w:rPr>
          <w:t>Gradient Descent là một thủ tục tối ưu đơn giản mà bạn có thể sử dụng với nhiều thuật toán máy học khác nhau.</w:t>
        </w:r>
      </w:ins>
    </w:p>
    <w:p w14:paraId="48AD82BE" w14:textId="77777777" w:rsidR="008A6475" w:rsidRPr="008A6475" w:rsidRDefault="008A6475" w:rsidP="008A6475">
      <w:pPr>
        <w:rPr>
          <w:ins w:id="85" w:author="Trần Vân Anh" w:date="2023-10-16T23:41:00Z"/>
          <w:rFonts w:ascii="Times New Roman" w:hAnsi="Times New Roman" w:cs="Times New Roman"/>
          <w:sz w:val="24"/>
          <w:szCs w:val="24"/>
        </w:rPr>
      </w:pPr>
      <w:ins w:id="86" w:author="Trần Vân Anh" w:date="2023-10-16T23:41:00Z">
        <w:r w:rsidRPr="008A6475">
          <w:rPr>
            <w:rFonts w:ascii="Times New Roman" w:hAnsi="Times New Roman" w:cs="Times New Roman"/>
            <w:sz w:val="24"/>
            <w:szCs w:val="24"/>
          </w:rPr>
          <w:t>Batch Gradient Descent tham chiếu đến việc tính toán đạo hàm từ toàn bộ dữ liệu đào tạo trước khi tính toán một lần cập nhật.</w:t>
        </w:r>
      </w:ins>
    </w:p>
    <w:p w14:paraId="092415AF" w14:textId="437D9C5F" w:rsidR="008A6475" w:rsidRPr="008A6475" w:rsidRDefault="008A6475" w:rsidP="001D690A">
      <w:pPr>
        <w:rPr>
          <w:rFonts w:ascii="Times New Roman" w:hAnsi="Times New Roman" w:cs="Times New Roman"/>
          <w:sz w:val="24"/>
          <w:szCs w:val="24"/>
          <w:rPrChange w:id="87" w:author="Trần Vân Anh" w:date="2023-10-16T23:41:00Z">
            <w:rPr/>
          </w:rPrChange>
        </w:rPr>
      </w:pPr>
      <w:ins w:id="88" w:author="Trần Vân Anh" w:date="2023-10-16T23:41:00Z">
        <w:r w:rsidRPr="008A6475">
          <w:rPr>
            <w:rFonts w:ascii="Times New Roman" w:hAnsi="Times New Roman" w:cs="Times New Roman"/>
            <w:sz w:val="24"/>
            <w:szCs w:val="24"/>
          </w:rPr>
          <w:t>Stochastic Gradient Descent tham chiếu đến việc tính toán đạo hàm từng mẫu đào tạo và tính toán cập nhật ngay lập tức.</w:t>
        </w:r>
      </w:ins>
    </w:p>
    <w:p w14:paraId="1C0B9CFA" w14:textId="4430DA7A" w:rsidR="00EF408F" w:rsidRDefault="00EF408F" w:rsidP="00B22527">
      <w:pPr>
        <w:pStyle w:val="ListParagraph"/>
        <w:numPr>
          <w:ilvl w:val="0"/>
          <w:numId w:val="1"/>
        </w:numPr>
        <w:ind w:left="284" w:hanging="284"/>
        <w:rPr>
          <w:rFonts w:ascii="Times New Roman" w:hAnsi="Times New Roman" w:cs="Times New Roman"/>
          <w:b/>
          <w:sz w:val="24"/>
          <w:szCs w:val="24"/>
        </w:rPr>
      </w:pPr>
      <w:r>
        <w:rPr>
          <w:rFonts w:ascii="Times New Roman" w:hAnsi="Times New Roman" w:cs="Times New Roman"/>
          <w:b/>
          <w:sz w:val="24"/>
          <w:szCs w:val="24"/>
        </w:rPr>
        <w:lastRenderedPageBreak/>
        <w:t>Flatten</w:t>
      </w:r>
    </w:p>
    <w:p w14:paraId="34FF2D19" w14:textId="74C45D2D" w:rsidR="00B007A7" w:rsidRDefault="00B007A7" w:rsidP="00B007A7">
      <w:pPr>
        <w:pStyle w:val="ListParagraph"/>
        <w:numPr>
          <w:ilvl w:val="1"/>
          <w:numId w:val="1"/>
        </w:numPr>
        <w:ind w:left="284" w:hanging="284"/>
        <w:rPr>
          <w:ins w:id="89" w:author="Trần Vân Anh" w:date="2023-10-16T23:43:00Z"/>
          <w:rFonts w:ascii="Times New Roman" w:hAnsi="Times New Roman" w:cs="Times New Roman"/>
          <w:sz w:val="24"/>
          <w:szCs w:val="24"/>
        </w:rPr>
      </w:pPr>
      <w:r w:rsidRPr="00B007A7">
        <w:rPr>
          <w:rFonts w:ascii="Times New Roman" w:hAnsi="Times New Roman" w:cs="Times New Roman"/>
          <w:sz w:val="24"/>
          <w:szCs w:val="24"/>
        </w:rPr>
        <w:t>Code</w:t>
      </w:r>
    </w:p>
    <w:p w14:paraId="2C377352" w14:textId="5E2143DC" w:rsidR="00945018" w:rsidRPr="00945018" w:rsidRDefault="00945018" w:rsidP="00945018">
      <w:pPr>
        <w:rPr>
          <w:rFonts w:ascii="Times New Roman" w:hAnsi="Times New Roman" w:cs="Times New Roman"/>
          <w:sz w:val="24"/>
          <w:szCs w:val="24"/>
          <w:rPrChange w:id="90" w:author="Trần Vân Anh" w:date="2023-10-16T23:43:00Z">
            <w:rPr/>
          </w:rPrChange>
        </w:rPr>
        <w:pPrChange w:id="91" w:author="Trần Vân Anh" w:date="2023-10-16T23:43:00Z">
          <w:pPr>
            <w:pStyle w:val="ListParagraph"/>
            <w:numPr>
              <w:ilvl w:val="1"/>
              <w:numId w:val="1"/>
            </w:numPr>
            <w:ind w:left="284" w:hanging="284"/>
          </w:pPr>
        </w:pPrChange>
      </w:pPr>
      <w:ins w:id="92" w:author="Trần Vân Anh" w:date="2023-10-16T23:43:00Z">
        <w:r w:rsidRPr="00945018">
          <w:rPr>
            <w:rFonts w:ascii="Times New Roman" w:hAnsi="Times New Roman" w:cs="Times New Roman"/>
            <w:sz w:val="24"/>
            <w:szCs w:val="24"/>
          </w:rPr>
          <w:drawing>
            <wp:inline distT="0" distB="0" distL="0" distR="0" wp14:anchorId="3D3538B9" wp14:editId="41D43C7E">
              <wp:extent cx="5972175" cy="1708785"/>
              <wp:effectExtent l="0" t="0" r="952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72175" cy="1708785"/>
                      </a:xfrm>
                      <a:prstGeom prst="rect">
                        <a:avLst/>
                      </a:prstGeom>
                    </pic:spPr>
                  </pic:pic>
                </a:graphicData>
              </a:graphic>
            </wp:inline>
          </w:drawing>
        </w:r>
      </w:ins>
    </w:p>
    <w:p w14:paraId="04124678" w14:textId="5A6D7A71" w:rsidR="00B007A7" w:rsidRPr="00B007A7" w:rsidRDefault="00B007A7" w:rsidP="00B007A7">
      <w:pPr>
        <w:pStyle w:val="ListParagraph"/>
        <w:numPr>
          <w:ilvl w:val="1"/>
          <w:numId w:val="1"/>
        </w:numPr>
        <w:ind w:left="284" w:hanging="284"/>
        <w:rPr>
          <w:rFonts w:ascii="Times New Roman" w:hAnsi="Times New Roman" w:cs="Times New Roman"/>
          <w:sz w:val="24"/>
          <w:szCs w:val="24"/>
        </w:rPr>
      </w:pPr>
      <w:r w:rsidRPr="00B007A7">
        <w:rPr>
          <w:rFonts w:ascii="Times New Roman" w:hAnsi="Times New Roman" w:cs="Times New Roman"/>
          <w:sz w:val="24"/>
          <w:szCs w:val="24"/>
        </w:rPr>
        <w:t>Giải thích</w:t>
      </w:r>
    </w:p>
    <w:p w14:paraId="61C4A94D" w14:textId="77777777" w:rsidR="00417CB2" w:rsidRDefault="00417CB2" w:rsidP="00B007A7">
      <w:pPr>
        <w:rPr>
          <w:rFonts w:ascii="Times New Roman" w:hAnsi="Times New Roman" w:cs="Times New Roman"/>
          <w:sz w:val="24"/>
          <w:szCs w:val="24"/>
        </w:rPr>
      </w:pPr>
      <w:r w:rsidRPr="00417CB2">
        <w:rPr>
          <w:rFonts w:ascii="Times New Roman" w:hAnsi="Times New Roman" w:cs="Times New Roman"/>
          <w:sz w:val="24"/>
          <w:szCs w:val="24"/>
        </w:rPr>
        <w:t xml:space="preserve">Layer Flatten được sử dụng để "làm phẳng" (flatten) các đầu ra từ layer trước đó để chúng có thể được sử dụng làm đầu vào cho layer kế tiếp. </w:t>
      </w:r>
    </w:p>
    <w:p w14:paraId="1EA81110" w14:textId="77777777" w:rsidR="00417CB2" w:rsidRDefault="00417CB2" w:rsidP="00B007A7">
      <w:pPr>
        <w:rPr>
          <w:rFonts w:ascii="Times New Roman" w:hAnsi="Times New Roman" w:cs="Times New Roman"/>
          <w:sz w:val="24"/>
          <w:szCs w:val="24"/>
        </w:rPr>
      </w:pPr>
      <w:r w:rsidRPr="00417CB2">
        <w:rPr>
          <w:rFonts w:ascii="Times New Roman" w:hAnsi="Times New Roman" w:cs="Times New Roman"/>
          <w:sz w:val="24"/>
          <w:szCs w:val="24"/>
        </w:rPr>
        <w:t xml:space="preserve">Ở đây: </w:t>
      </w:r>
    </w:p>
    <w:p w14:paraId="041F874C" w14:textId="77777777" w:rsidR="00417CB2" w:rsidRDefault="00417CB2" w:rsidP="00B007A7">
      <w:pPr>
        <w:rPr>
          <w:rFonts w:ascii="Times New Roman" w:hAnsi="Times New Roman" w:cs="Times New Roman"/>
          <w:sz w:val="24"/>
          <w:szCs w:val="24"/>
        </w:rPr>
      </w:pPr>
      <w:r w:rsidRPr="00417CB2">
        <w:rPr>
          <w:rFonts w:ascii="Times New Roman" w:hAnsi="Times New Roman" w:cs="Times New Roman"/>
          <w:sz w:val="24"/>
          <w:szCs w:val="24"/>
        </w:rPr>
        <w:t xml:space="preserve">• layer_1 là một layer Dense với 16 neurons và input_shape=(8, 8). Nghĩa là nó nhận đầu vào có kích thước (8, 8), chẳng hạn như một ma trận 8x8. </w:t>
      </w:r>
    </w:p>
    <w:p w14:paraId="447262F9" w14:textId="77777777" w:rsidR="00417CB2" w:rsidRDefault="00417CB2" w:rsidP="00B007A7">
      <w:pPr>
        <w:rPr>
          <w:rFonts w:ascii="Times New Roman" w:hAnsi="Times New Roman" w:cs="Times New Roman"/>
          <w:sz w:val="24"/>
          <w:szCs w:val="24"/>
        </w:rPr>
      </w:pPr>
      <w:r w:rsidRPr="00417CB2">
        <w:rPr>
          <w:rFonts w:ascii="Times New Roman" w:hAnsi="Times New Roman" w:cs="Times New Roman"/>
          <w:sz w:val="24"/>
          <w:szCs w:val="24"/>
        </w:rPr>
        <w:t xml:space="preserve">• layer_2 là một layer Flatten. Khi bạn thêm Flatten sau một layer có đầu ra là ma trận, nó sẽ chuyển ma trận đó thành một vector dài bằng cách "làm phẳng" ma trận. Trong trường hợp này, kích thước đầu vào của layer_2 là (None, 8, 16) và đầu ra của nó là (None, 128). Điều này nghĩa là mỗi ma trận (8, 16) đầu vào được chuyển thành một vector có độ dài 128. </w:t>
      </w:r>
    </w:p>
    <w:p w14:paraId="3B913679" w14:textId="77777777" w:rsidR="00417CB2" w:rsidRDefault="00417CB2" w:rsidP="00B007A7">
      <w:pPr>
        <w:rPr>
          <w:rFonts w:ascii="Times New Roman" w:hAnsi="Times New Roman" w:cs="Times New Roman"/>
          <w:sz w:val="24"/>
          <w:szCs w:val="24"/>
        </w:rPr>
      </w:pPr>
      <w:r w:rsidRPr="00417CB2">
        <w:rPr>
          <w:rFonts w:ascii="Times New Roman" w:hAnsi="Times New Roman" w:cs="Times New Roman"/>
          <w:sz w:val="24"/>
          <w:szCs w:val="24"/>
        </w:rPr>
        <w:t xml:space="preserve">• None trong kích thước là một chiều linh hoạt, thường được sử dụng khi bạn không xác định kích thước của batch một cách cụ thể. </w:t>
      </w:r>
    </w:p>
    <w:p w14:paraId="30B1CD30" w14:textId="734BBCA7" w:rsidR="00B007A7" w:rsidRPr="00417CB2" w:rsidRDefault="00417CB2" w:rsidP="00B007A7">
      <w:pPr>
        <w:rPr>
          <w:rFonts w:ascii="Times New Roman" w:hAnsi="Times New Roman" w:cs="Times New Roman"/>
          <w:sz w:val="24"/>
          <w:szCs w:val="24"/>
        </w:rPr>
      </w:pPr>
      <w:r w:rsidRPr="00417CB2">
        <w:rPr>
          <w:rFonts w:ascii="Times New Roman" w:hAnsi="Times New Roman" w:cs="Times New Roman"/>
          <w:sz w:val="24"/>
          <w:szCs w:val="24"/>
        </w:rPr>
        <w:t>• Quá trình làm phẳng là quan trọng khi bạn chuyển từ các layer 2D (như Convolutional layers) sang các layer hoàn toàn kết nối (Dense layers) trong các mô hình deep learning. Các layer Dense yêu cầu đầu vào của chúng là vector một chiều, và Flatten giúp thực hiện điều này</w:t>
      </w:r>
    </w:p>
    <w:p w14:paraId="7EFFB62D" w14:textId="35C9BDF8" w:rsidR="00945018" w:rsidRDefault="00945018" w:rsidP="00221709">
      <w:pPr>
        <w:pStyle w:val="ListParagraph"/>
        <w:numPr>
          <w:ilvl w:val="0"/>
          <w:numId w:val="1"/>
        </w:numPr>
        <w:ind w:left="284" w:hanging="284"/>
        <w:rPr>
          <w:ins w:id="93" w:author="Trần Vân Anh" w:date="2023-10-16T23:44:00Z"/>
          <w:rFonts w:ascii="Times New Roman" w:hAnsi="Times New Roman" w:cs="Times New Roman"/>
          <w:b/>
          <w:sz w:val="24"/>
          <w:szCs w:val="24"/>
        </w:rPr>
      </w:pPr>
      <w:ins w:id="94" w:author="Trần Vân Anh" w:date="2023-10-16T23:43:00Z">
        <w:r w:rsidRPr="00221709">
          <w:rPr>
            <w:rFonts w:ascii="Times New Roman" w:hAnsi="Times New Roman" w:cs="Times New Roman"/>
            <w:b/>
            <w:sz w:val="24"/>
            <w:szCs w:val="24"/>
            <w:rPrChange w:id="95" w:author="Trần Vân Anh" w:date="2023-10-16T23:44:00Z">
              <w:rPr/>
            </w:rPrChange>
          </w:rPr>
          <w:t>Áp dụng kiểu khai báo layer_1, model.add(layer_1) để viết lại khai báo cấu trúc mạng neuron trong các câu của Bài tập 5</w:t>
        </w:r>
      </w:ins>
    </w:p>
    <w:p w14:paraId="17899C27" w14:textId="24A6678F" w:rsidR="00221709" w:rsidRDefault="00221709" w:rsidP="00221709">
      <w:pPr>
        <w:rPr>
          <w:ins w:id="96" w:author="Trần Vân Anh" w:date="2023-10-16T23:44:00Z"/>
          <w:rFonts w:ascii="Times New Roman" w:hAnsi="Times New Roman" w:cs="Times New Roman"/>
          <w:b/>
          <w:sz w:val="24"/>
          <w:szCs w:val="24"/>
        </w:rPr>
      </w:pPr>
      <w:ins w:id="97" w:author="Trần Vân Anh" w:date="2023-10-16T23:44:00Z">
        <w:r>
          <w:rPr>
            <w:noProof/>
          </w:rPr>
          <w:lastRenderedPageBreak/>
          <w:drawing>
            <wp:inline distT="0" distB="0" distL="0" distR="0" wp14:anchorId="74254D21" wp14:editId="5A45038F">
              <wp:extent cx="5972175" cy="3707765"/>
              <wp:effectExtent l="0" t="0" r="9525" b="6985"/>
              <wp:docPr id="11" name="image6.jpeg"/>
              <wp:cNvGraphicFramePr/>
              <a:graphic xmlns:a="http://schemas.openxmlformats.org/drawingml/2006/main">
                <a:graphicData uri="http://schemas.openxmlformats.org/drawingml/2006/picture">
                  <pic:pic xmlns:pic="http://schemas.openxmlformats.org/drawingml/2006/picture">
                    <pic:nvPicPr>
                      <pic:cNvPr id="11" name="image6.jpeg"/>
                      <pic:cNvPicPr/>
                    </pic:nvPicPr>
                    <pic:blipFill>
                      <a:blip r:embed="rId6" cstate="print"/>
                      <a:stretch>
                        <a:fillRect/>
                      </a:stretch>
                    </pic:blipFill>
                    <pic:spPr>
                      <a:xfrm>
                        <a:off x="0" y="0"/>
                        <a:ext cx="5972175" cy="3707765"/>
                      </a:xfrm>
                      <a:prstGeom prst="rect">
                        <a:avLst/>
                      </a:prstGeom>
                    </pic:spPr>
                  </pic:pic>
                </a:graphicData>
              </a:graphic>
            </wp:inline>
          </w:drawing>
        </w:r>
      </w:ins>
    </w:p>
    <w:p w14:paraId="1EDF8DED" w14:textId="0529BDA9" w:rsidR="00221709" w:rsidRDefault="00221709" w:rsidP="00221709">
      <w:pPr>
        <w:rPr>
          <w:ins w:id="98" w:author="Trần Vân Anh" w:date="2023-10-16T23:44:00Z"/>
          <w:rFonts w:ascii="Times New Roman" w:hAnsi="Times New Roman" w:cs="Times New Roman"/>
          <w:b/>
          <w:sz w:val="24"/>
          <w:szCs w:val="24"/>
        </w:rPr>
      </w:pPr>
      <w:ins w:id="99" w:author="Trần Vân Anh" w:date="2023-10-16T23:44:00Z">
        <w:r>
          <w:rPr>
            <w:noProof/>
          </w:rPr>
          <w:drawing>
            <wp:inline distT="0" distB="0" distL="0" distR="0" wp14:anchorId="053BCEB2" wp14:editId="627546B2">
              <wp:extent cx="4799965" cy="3678555"/>
              <wp:effectExtent l="0" t="0" r="635" b="0"/>
              <wp:docPr id="13" name="image7.png"/>
              <wp:cNvGraphicFramePr/>
              <a:graphic xmlns:a="http://schemas.openxmlformats.org/drawingml/2006/main">
                <a:graphicData uri="http://schemas.openxmlformats.org/drawingml/2006/picture">
                  <pic:pic xmlns:pic="http://schemas.openxmlformats.org/drawingml/2006/picture">
                    <pic:nvPicPr>
                      <pic:cNvPr id="13" name="image7.png"/>
                      <pic:cNvPicPr/>
                    </pic:nvPicPr>
                    <pic:blipFill>
                      <a:blip r:embed="rId7" cstate="print"/>
                      <a:stretch>
                        <a:fillRect/>
                      </a:stretch>
                    </pic:blipFill>
                    <pic:spPr>
                      <a:xfrm>
                        <a:off x="0" y="0"/>
                        <a:ext cx="4799965" cy="3678555"/>
                      </a:xfrm>
                      <a:prstGeom prst="rect">
                        <a:avLst/>
                      </a:prstGeom>
                    </pic:spPr>
                  </pic:pic>
                </a:graphicData>
              </a:graphic>
            </wp:inline>
          </w:drawing>
        </w:r>
      </w:ins>
    </w:p>
    <w:p w14:paraId="2D5DBC76" w14:textId="0CA4CC47" w:rsidR="00221709" w:rsidRDefault="00221709" w:rsidP="00221709">
      <w:pPr>
        <w:rPr>
          <w:ins w:id="100" w:author="Trần Vân Anh" w:date="2023-10-16T23:44:00Z"/>
          <w:rFonts w:ascii="Times New Roman" w:hAnsi="Times New Roman" w:cs="Times New Roman"/>
          <w:b/>
          <w:sz w:val="24"/>
          <w:szCs w:val="24"/>
        </w:rPr>
      </w:pPr>
      <w:ins w:id="101" w:author="Trần Vân Anh" w:date="2023-10-16T23:44:00Z">
        <w:r>
          <w:rPr>
            <w:noProof/>
          </w:rPr>
          <w:lastRenderedPageBreak/>
          <w:drawing>
            <wp:inline distT="0" distB="0" distL="0" distR="0" wp14:anchorId="62D77B64" wp14:editId="7FA589CF">
              <wp:extent cx="4861560" cy="3844290"/>
              <wp:effectExtent l="0" t="0" r="0" b="3810"/>
              <wp:docPr id="17" name="image9.jpeg"/>
              <wp:cNvGraphicFramePr/>
              <a:graphic xmlns:a="http://schemas.openxmlformats.org/drawingml/2006/main">
                <a:graphicData uri="http://schemas.openxmlformats.org/drawingml/2006/picture">
                  <pic:pic xmlns:pic="http://schemas.openxmlformats.org/drawingml/2006/picture">
                    <pic:nvPicPr>
                      <pic:cNvPr id="17" name="image9.jpeg"/>
                      <pic:cNvPicPr/>
                    </pic:nvPicPr>
                    <pic:blipFill>
                      <a:blip r:embed="rId8" cstate="print"/>
                      <a:stretch>
                        <a:fillRect/>
                      </a:stretch>
                    </pic:blipFill>
                    <pic:spPr>
                      <a:xfrm>
                        <a:off x="0" y="0"/>
                        <a:ext cx="4861560" cy="3844290"/>
                      </a:xfrm>
                      <a:prstGeom prst="rect">
                        <a:avLst/>
                      </a:prstGeom>
                    </pic:spPr>
                  </pic:pic>
                </a:graphicData>
              </a:graphic>
            </wp:inline>
          </w:drawing>
        </w:r>
      </w:ins>
    </w:p>
    <w:p w14:paraId="293D7FDC" w14:textId="77777777" w:rsidR="00221709" w:rsidRDefault="00221709" w:rsidP="00221709">
      <w:pPr>
        <w:rPr>
          <w:ins w:id="102" w:author="Trần Vân Anh" w:date="2023-10-16T23:44:00Z"/>
          <w:rFonts w:ascii="Times New Roman" w:hAnsi="Times New Roman" w:cs="Times New Roman"/>
          <w:b/>
          <w:sz w:val="24"/>
          <w:szCs w:val="24"/>
        </w:rPr>
      </w:pPr>
    </w:p>
    <w:p w14:paraId="787A0CF9" w14:textId="39EACFA6" w:rsidR="00221709" w:rsidRDefault="00221709" w:rsidP="00221709">
      <w:pPr>
        <w:rPr>
          <w:ins w:id="103" w:author="Trần Vân Anh" w:date="2023-10-16T23:44:00Z"/>
          <w:rFonts w:ascii="Times New Roman" w:hAnsi="Times New Roman" w:cs="Times New Roman"/>
          <w:b/>
          <w:sz w:val="24"/>
          <w:szCs w:val="24"/>
        </w:rPr>
      </w:pPr>
      <w:ins w:id="104" w:author="Trần Vân Anh" w:date="2023-10-16T23:44:00Z">
        <w:r>
          <w:rPr>
            <w:noProof/>
          </w:rPr>
          <w:drawing>
            <wp:inline distT="0" distB="0" distL="0" distR="0" wp14:anchorId="7DACD644" wp14:editId="4E212816">
              <wp:extent cx="5972175" cy="3744595"/>
              <wp:effectExtent l="0" t="0" r="9525" b="8255"/>
              <wp:docPr id="15" name="image8.jpeg"/>
              <wp:cNvGraphicFramePr/>
              <a:graphic xmlns:a="http://schemas.openxmlformats.org/drawingml/2006/main">
                <a:graphicData uri="http://schemas.openxmlformats.org/drawingml/2006/picture">
                  <pic:pic xmlns:pic="http://schemas.openxmlformats.org/drawingml/2006/picture">
                    <pic:nvPicPr>
                      <pic:cNvPr id="15" name="image8.jpeg"/>
                      <pic:cNvPicPr/>
                    </pic:nvPicPr>
                    <pic:blipFill>
                      <a:blip r:embed="rId9" cstate="print"/>
                      <a:stretch>
                        <a:fillRect/>
                      </a:stretch>
                    </pic:blipFill>
                    <pic:spPr>
                      <a:xfrm>
                        <a:off x="0" y="0"/>
                        <a:ext cx="5972175" cy="3744595"/>
                      </a:xfrm>
                      <a:prstGeom prst="rect">
                        <a:avLst/>
                      </a:prstGeom>
                    </pic:spPr>
                  </pic:pic>
                </a:graphicData>
              </a:graphic>
            </wp:inline>
          </w:drawing>
        </w:r>
      </w:ins>
    </w:p>
    <w:p w14:paraId="002CD432" w14:textId="24483058" w:rsidR="00221709" w:rsidRDefault="00221709" w:rsidP="00221709">
      <w:pPr>
        <w:rPr>
          <w:ins w:id="105" w:author="Trần Vân Anh" w:date="2023-10-16T23:44:00Z"/>
          <w:rFonts w:ascii="Times New Roman" w:hAnsi="Times New Roman" w:cs="Times New Roman"/>
          <w:b/>
          <w:sz w:val="24"/>
          <w:szCs w:val="24"/>
        </w:rPr>
      </w:pPr>
      <w:ins w:id="106" w:author="Trần Vân Anh" w:date="2023-10-16T23:44:00Z">
        <w:r>
          <w:rPr>
            <w:noProof/>
          </w:rPr>
          <w:lastRenderedPageBreak/>
          <w:drawing>
            <wp:inline distT="0" distB="0" distL="0" distR="0" wp14:anchorId="4C5DB015" wp14:editId="0EA32828">
              <wp:extent cx="5972175" cy="3502660"/>
              <wp:effectExtent l="0" t="0" r="9525" b="2540"/>
              <wp:docPr id="19" name="image10.png"/>
              <wp:cNvGraphicFramePr/>
              <a:graphic xmlns:a="http://schemas.openxmlformats.org/drawingml/2006/main">
                <a:graphicData uri="http://schemas.openxmlformats.org/drawingml/2006/picture">
                  <pic:pic xmlns:pic="http://schemas.openxmlformats.org/drawingml/2006/picture">
                    <pic:nvPicPr>
                      <pic:cNvPr id="19" name="image10.png"/>
                      <pic:cNvPicPr/>
                    </pic:nvPicPr>
                    <pic:blipFill>
                      <a:blip r:embed="rId10" cstate="print"/>
                      <a:stretch>
                        <a:fillRect/>
                      </a:stretch>
                    </pic:blipFill>
                    <pic:spPr>
                      <a:xfrm>
                        <a:off x="0" y="0"/>
                        <a:ext cx="5972175" cy="3502660"/>
                      </a:xfrm>
                      <a:prstGeom prst="rect">
                        <a:avLst/>
                      </a:prstGeom>
                    </pic:spPr>
                  </pic:pic>
                </a:graphicData>
              </a:graphic>
            </wp:inline>
          </w:drawing>
        </w:r>
      </w:ins>
    </w:p>
    <w:p w14:paraId="00736116" w14:textId="639DF564" w:rsidR="00221709" w:rsidRDefault="00221709" w:rsidP="00221709">
      <w:pPr>
        <w:rPr>
          <w:ins w:id="107" w:author="Trần Vân Anh" w:date="2023-10-16T23:44:00Z"/>
          <w:rFonts w:ascii="Times New Roman" w:hAnsi="Times New Roman" w:cs="Times New Roman"/>
          <w:b/>
          <w:sz w:val="24"/>
          <w:szCs w:val="24"/>
        </w:rPr>
      </w:pPr>
      <w:ins w:id="108" w:author="Trần Vân Anh" w:date="2023-10-16T23:44:00Z">
        <w:r>
          <w:rPr>
            <w:noProof/>
          </w:rPr>
          <w:drawing>
            <wp:inline distT="0" distB="0" distL="0" distR="0" wp14:anchorId="4F563251" wp14:editId="38D5229F">
              <wp:extent cx="4899660" cy="3761740"/>
              <wp:effectExtent l="0" t="0" r="0" b="0"/>
              <wp:docPr id="21" name="image11.jpeg"/>
              <wp:cNvGraphicFramePr/>
              <a:graphic xmlns:a="http://schemas.openxmlformats.org/drawingml/2006/main">
                <a:graphicData uri="http://schemas.openxmlformats.org/drawingml/2006/picture">
                  <pic:pic xmlns:pic="http://schemas.openxmlformats.org/drawingml/2006/picture">
                    <pic:nvPicPr>
                      <pic:cNvPr id="21" name="image11.jpeg"/>
                      <pic:cNvPicPr/>
                    </pic:nvPicPr>
                    <pic:blipFill>
                      <a:blip r:embed="rId11" cstate="print"/>
                      <a:stretch>
                        <a:fillRect/>
                      </a:stretch>
                    </pic:blipFill>
                    <pic:spPr>
                      <a:xfrm>
                        <a:off x="0" y="0"/>
                        <a:ext cx="4899660" cy="3761740"/>
                      </a:xfrm>
                      <a:prstGeom prst="rect">
                        <a:avLst/>
                      </a:prstGeom>
                    </pic:spPr>
                  </pic:pic>
                </a:graphicData>
              </a:graphic>
            </wp:inline>
          </w:drawing>
        </w:r>
      </w:ins>
    </w:p>
    <w:p w14:paraId="02D8D65F" w14:textId="24FEF501" w:rsidR="00221709" w:rsidRPr="00221709" w:rsidRDefault="00221709" w:rsidP="001D690A">
      <w:pPr>
        <w:rPr>
          <w:ins w:id="109" w:author="Trần Vân Anh" w:date="2023-10-16T23:43:00Z"/>
          <w:rFonts w:ascii="Times New Roman" w:hAnsi="Times New Roman" w:cs="Times New Roman"/>
          <w:b/>
          <w:sz w:val="24"/>
          <w:szCs w:val="24"/>
          <w:rPrChange w:id="110" w:author="Trần Vân Anh" w:date="2023-10-16T23:44:00Z">
            <w:rPr>
              <w:ins w:id="111" w:author="Trần Vân Anh" w:date="2023-10-16T23:43:00Z"/>
            </w:rPr>
          </w:rPrChange>
        </w:rPr>
      </w:pPr>
      <w:ins w:id="112" w:author="Trần Vân Anh" w:date="2023-10-16T23:44:00Z">
        <w:r>
          <w:rPr>
            <w:noProof/>
          </w:rPr>
          <w:lastRenderedPageBreak/>
          <w:drawing>
            <wp:inline distT="0" distB="0" distL="0" distR="0" wp14:anchorId="4471807B" wp14:editId="515AD735">
              <wp:extent cx="5260975" cy="4091940"/>
              <wp:effectExtent l="0" t="0" r="0" b="3810"/>
              <wp:docPr id="23" name="image12.jpeg"/>
              <wp:cNvGraphicFramePr/>
              <a:graphic xmlns:a="http://schemas.openxmlformats.org/drawingml/2006/main">
                <a:graphicData uri="http://schemas.openxmlformats.org/drawingml/2006/picture">
                  <pic:pic xmlns:pic="http://schemas.openxmlformats.org/drawingml/2006/picture">
                    <pic:nvPicPr>
                      <pic:cNvPr id="23" name="image12.jpeg"/>
                      <pic:cNvPicPr/>
                    </pic:nvPicPr>
                    <pic:blipFill>
                      <a:blip r:embed="rId12" cstate="print"/>
                      <a:stretch>
                        <a:fillRect/>
                      </a:stretch>
                    </pic:blipFill>
                    <pic:spPr>
                      <a:xfrm>
                        <a:off x="0" y="0"/>
                        <a:ext cx="5260975" cy="4091940"/>
                      </a:xfrm>
                      <a:prstGeom prst="rect">
                        <a:avLst/>
                      </a:prstGeom>
                    </pic:spPr>
                  </pic:pic>
                </a:graphicData>
              </a:graphic>
            </wp:inline>
          </w:drawing>
        </w:r>
      </w:ins>
    </w:p>
    <w:p w14:paraId="71348DE7" w14:textId="05B15467" w:rsidR="00EF408F" w:rsidDel="00945018" w:rsidRDefault="00EF408F" w:rsidP="00EF408F">
      <w:pPr>
        <w:pStyle w:val="ListParagraph"/>
        <w:numPr>
          <w:ilvl w:val="0"/>
          <w:numId w:val="1"/>
        </w:numPr>
        <w:ind w:left="284" w:hanging="284"/>
        <w:rPr>
          <w:del w:id="113" w:author="Trần Vân Anh" w:date="2023-10-16T23:43:00Z"/>
          <w:rFonts w:ascii="Times New Roman" w:hAnsi="Times New Roman" w:cs="Times New Roman"/>
          <w:b/>
          <w:sz w:val="24"/>
          <w:szCs w:val="24"/>
        </w:rPr>
      </w:pPr>
      <w:del w:id="114" w:author="Trần Vân Anh" w:date="2023-10-16T23:43:00Z">
        <w:r w:rsidDel="00945018">
          <w:rPr>
            <w:rFonts w:ascii="Times New Roman" w:hAnsi="Times New Roman" w:cs="Times New Roman"/>
            <w:b/>
            <w:sz w:val="24"/>
            <w:szCs w:val="24"/>
          </w:rPr>
          <w:delText>K</w:delText>
        </w:r>
        <w:r w:rsidRPr="00EF408F" w:rsidDel="00945018">
          <w:rPr>
            <w:rFonts w:ascii="Times New Roman" w:hAnsi="Times New Roman" w:cs="Times New Roman"/>
            <w:b/>
            <w:sz w:val="24"/>
            <w:szCs w:val="24"/>
          </w:rPr>
          <w:delText>hai báo cấu trúc mạng</w:delText>
        </w:r>
        <w:r w:rsidDel="00945018">
          <w:rPr>
            <w:rFonts w:ascii="Times New Roman" w:hAnsi="Times New Roman" w:cs="Times New Roman"/>
            <w:b/>
            <w:sz w:val="24"/>
            <w:szCs w:val="24"/>
          </w:rPr>
          <w:delText xml:space="preserve"> </w:delText>
        </w:r>
        <w:r w:rsidRPr="00EF408F" w:rsidDel="00945018">
          <w:rPr>
            <w:rFonts w:ascii="Times New Roman" w:hAnsi="Times New Roman" w:cs="Times New Roman"/>
            <w:b/>
            <w:sz w:val="24"/>
            <w:szCs w:val="24"/>
          </w:rPr>
          <w:delText>neuron</w:delText>
        </w:r>
      </w:del>
    </w:p>
    <w:p w14:paraId="12756525" w14:textId="655EB218" w:rsidR="00221709" w:rsidRPr="00221709" w:rsidRDefault="00EF408F" w:rsidP="00221709">
      <w:pPr>
        <w:pStyle w:val="ListParagraph"/>
        <w:numPr>
          <w:ilvl w:val="0"/>
          <w:numId w:val="1"/>
        </w:numPr>
        <w:ind w:left="284" w:hanging="284"/>
        <w:rPr>
          <w:ins w:id="115" w:author="Trần Vân Anh" w:date="2023-10-16T23:45:00Z"/>
          <w:rFonts w:ascii="Times New Roman" w:hAnsi="Times New Roman" w:cs="Times New Roman"/>
          <w:b/>
          <w:sz w:val="24"/>
          <w:szCs w:val="24"/>
          <w:lang w:val="vi-VN"/>
        </w:rPr>
      </w:pPr>
      <w:del w:id="116" w:author="Trần Vân Anh" w:date="2023-10-16T23:45:00Z">
        <w:r w:rsidDel="008B2F8B">
          <w:rPr>
            <w:rFonts w:ascii="Times New Roman" w:hAnsi="Times New Roman" w:cs="Times New Roman"/>
            <w:b/>
            <w:sz w:val="24"/>
            <w:szCs w:val="24"/>
          </w:rPr>
          <w:delText>Thêm laye</w:delText>
        </w:r>
      </w:del>
      <w:ins w:id="117" w:author="Trần Vân Anh" w:date="2023-10-16T23:45:00Z">
        <w:r w:rsidR="00221709" w:rsidRPr="00221709">
          <w:rPr>
            <w:rFonts w:ascii="Times New Roman" w:hAnsi="Times New Roman" w:cs="Times New Roman"/>
            <w:b/>
            <w:sz w:val="24"/>
            <w:szCs w:val="24"/>
            <w:lang w:val="vi-VN"/>
          </w:rPr>
          <w:t>Sử dụng lại Bài tập 5 và Bài tập 6 (Câu 3), Sinh viên thêm làm lượt 2,3 layer với số lượng neuron khác nhau. Chạy từng trường hợp và sử dụng các Biểu đồ output để so sánh các trường hợp với nhau khi chưa thêm layer với thêm layer mới</w:t>
        </w:r>
      </w:ins>
    </w:p>
    <w:p w14:paraId="7613638E" w14:textId="33F84BC3" w:rsidR="00EF408F" w:rsidRPr="008B2F8B" w:rsidRDefault="008B2F8B" w:rsidP="008B2F8B">
      <w:pPr>
        <w:pStyle w:val="ListParagraph"/>
        <w:numPr>
          <w:ilvl w:val="0"/>
          <w:numId w:val="7"/>
        </w:numPr>
        <w:rPr>
          <w:ins w:id="118" w:author="Trần Vân Anh" w:date="2023-10-16T23:45:00Z"/>
          <w:rFonts w:ascii="Times New Roman" w:hAnsi="Times New Roman" w:cs="Times New Roman"/>
          <w:b/>
          <w:sz w:val="24"/>
          <w:szCs w:val="24"/>
          <w:rPrChange w:id="119" w:author="Trần Vân Anh" w:date="2023-10-16T23:45:00Z">
            <w:rPr>
              <w:ins w:id="120" w:author="Trần Vân Anh" w:date="2023-10-16T23:45:00Z"/>
              <w:rFonts w:ascii="Times New Roman" w:hAnsi="Times New Roman" w:cs="Times New Roman"/>
              <w:sz w:val="24"/>
              <w:szCs w:val="24"/>
            </w:rPr>
          </w:rPrChange>
        </w:rPr>
      </w:pPr>
      <w:ins w:id="121" w:author="Trần Vân Anh" w:date="2023-10-16T23:45:00Z">
        <w:r>
          <w:rPr>
            <w:rFonts w:ascii="Times New Roman" w:hAnsi="Times New Roman" w:cs="Times New Roman"/>
            <w:sz w:val="24"/>
            <w:szCs w:val="24"/>
          </w:rPr>
          <w:t>Chạy lại với 5.1</w:t>
        </w:r>
      </w:ins>
      <w:del w:id="122" w:author="Trần Vân Anh" w:date="2023-10-16T23:44:00Z">
        <w:r w:rsidR="00EF408F" w:rsidRPr="008B2F8B" w:rsidDel="00221709">
          <w:rPr>
            <w:rFonts w:ascii="Times New Roman" w:hAnsi="Times New Roman" w:cs="Times New Roman"/>
            <w:b/>
            <w:sz w:val="24"/>
            <w:szCs w:val="24"/>
            <w:rPrChange w:id="123" w:author="Trần Vân Anh" w:date="2023-10-16T23:45:00Z">
              <w:rPr/>
            </w:rPrChange>
          </w:rPr>
          <w:delText>r</w:delText>
        </w:r>
      </w:del>
    </w:p>
    <w:p w14:paraId="0E018C1B" w14:textId="37A3EA3A" w:rsidR="008B2F8B" w:rsidRDefault="008B2F8B" w:rsidP="008B2F8B">
      <w:pPr>
        <w:rPr>
          <w:ins w:id="124" w:author="Trần Vân Anh" w:date="2023-10-16T23:45:00Z"/>
          <w:rFonts w:ascii="Times New Roman" w:hAnsi="Times New Roman" w:cs="Times New Roman"/>
          <w:b/>
          <w:sz w:val="24"/>
          <w:szCs w:val="24"/>
        </w:rPr>
      </w:pPr>
      <w:ins w:id="125" w:author="Trần Vân Anh" w:date="2023-10-16T23:45:00Z">
        <w:r>
          <w:rPr>
            <w:noProof/>
          </w:rPr>
          <w:lastRenderedPageBreak/>
          <w:drawing>
            <wp:inline distT="0" distB="0" distL="0" distR="0" wp14:anchorId="0A9E34C2" wp14:editId="279E797F">
              <wp:extent cx="5972175" cy="5114290"/>
              <wp:effectExtent l="0" t="0" r="9525" b="0"/>
              <wp:docPr id="25" name="image13.jpeg"/>
              <wp:cNvGraphicFramePr/>
              <a:graphic xmlns:a="http://schemas.openxmlformats.org/drawingml/2006/main">
                <a:graphicData uri="http://schemas.openxmlformats.org/drawingml/2006/picture">
                  <pic:pic xmlns:pic="http://schemas.openxmlformats.org/drawingml/2006/picture">
                    <pic:nvPicPr>
                      <pic:cNvPr id="25" name="image13.jpeg"/>
                      <pic:cNvPicPr/>
                    </pic:nvPicPr>
                    <pic:blipFill>
                      <a:blip r:embed="rId13" cstate="print"/>
                      <a:stretch>
                        <a:fillRect/>
                      </a:stretch>
                    </pic:blipFill>
                    <pic:spPr>
                      <a:xfrm>
                        <a:off x="0" y="0"/>
                        <a:ext cx="5972175" cy="5114290"/>
                      </a:xfrm>
                      <a:prstGeom prst="rect">
                        <a:avLst/>
                      </a:prstGeom>
                    </pic:spPr>
                  </pic:pic>
                </a:graphicData>
              </a:graphic>
            </wp:inline>
          </w:drawing>
        </w:r>
      </w:ins>
    </w:p>
    <w:p w14:paraId="265D8951" w14:textId="5356BB51" w:rsidR="008B2F8B" w:rsidRDefault="008B2F8B" w:rsidP="008B2F8B">
      <w:pPr>
        <w:rPr>
          <w:ins w:id="126" w:author="Trần Vân Anh" w:date="2023-10-16T23:45:00Z"/>
          <w:rFonts w:ascii="Times New Roman" w:hAnsi="Times New Roman" w:cs="Times New Roman"/>
          <w:b/>
          <w:sz w:val="24"/>
          <w:szCs w:val="24"/>
        </w:rPr>
      </w:pPr>
      <w:ins w:id="127" w:author="Trần Vân Anh" w:date="2023-10-16T23:45:00Z">
        <w:r>
          <w:rPr>
            <w:noProof/>
          </w:rPr>
          <w:lastRenderedPageBreak/>
          <w:drawing>
            <wp:inline distT="0" distB="0" distL="0" distR="0" wp14:anchorId="108A3E09" wp14:editId="227A9299">
              <wp:extent cx="5067300" cy="3886200"/>
              <wp:effectExtent l="0" t="0" r="0" b="0"/>
              <wp:docPr id="27" name="image14.jpeg"/>
              <wp:cNvGraphicFramePr/>
              <a:graphic xmlns:a="http://schemas.openxmlformats.org/drawingml/2006/main">
                <a:graphicData uri="http://schemas.openxmlformats.org/drawingml/2006/picture">
                  <pic:pic xmlns:pic="http://schemas.openxmlformats.org/drawingml/2006/picture">
                    <pic:nvPicPr>
                      <pic:cNvPr id="27" name="image14.jpeg"/>
                      <pic:cNvPicPr/>
                    </pic:nvPicPr>
                    <pic:blipFill>
                      <a:blip r:embed="rId14" cstate="print"/>
                      <a:stretch>
                        <a:fillRect/>
                      </a:stretch>
                    </pic:blipFill>
                    <pic:spPr>
                      <a:xfrm>
                        <a:off x="0" y="0"/>
                        <a:ext cx="5067300" cy="3886200"/>
                      </a:xfrm>
                      <a:prstGeom prst="rect">
                        <a:avLst/>
                      </a:prstGeom>
                    </pic:spPr>
                  </pic:pic>
                </a:graphicData>
              </a:graphic>
            </wp:inline>
          </w:drawing>
        </w:r>
      </w:ins>
    </w:p>
    <w:p w14:paraId="415CF40F" w14:textId="67ED9429" w:rsidR="008B2F8B" w:rsidRDefault="008B2F8B" w:rsidP="008B2F8B">
      <w:pPr>
        <w:rPr>
          <w:ins w:id="128" w:author="Trần Vân Anh" w:date="2023-10-16T23:45:00Z"/>
          <w:rFonts w:ascii="Times New Roman" w:hAnsi="Times New Roman" w:cs="Times New Roman"/>
          <w:b/>
          <w:sz w:val="24"/>
          <w:szCs w:val="24"/>
        </w:rPr>
      </w:pPr>
      <w:ins w:id="129" w:author="Trần Vân Anh" w:date="2023-10-16T23:45:00Z">
        <w:r>
          <w:rPr>
            <w:noProof/>
          </w:rPr>
          <w:drawing>
            <wp:inline distT="0" distB="0" distL="0" distR="0" wp14:anchorId="2059DE89" wp14:editId="32BAE7FD">
              <wp:extent cx="4905375" cy="3886200"/>
              <wp:effectExtent l="0" t="0" r="9525" b="0"/>
              <wp:docPr id="29" name="image15.jpeg"/>
              <wp:cNvGraphicFramePr/>
              <a:graphic xmlns:a="http://schemas.openxmlformats.org/drawingml/2006/main">
                <a:graphicData uri="http://schemas.openxmlformats.org/drawingml/2006/picture">
                  <pic:pic xmlns:pic="http://schemas.openxmlformats.org/drawingml/2006/picture">
                    <pic:nvPicPr>
                      <pic:cNvPr id="29" name="image15.jpeg"/>
                      <pic:cNvPicPr/>
                    </pic:nvPicPr>
                    <pic:blipFill>
                      <a:blip r:embed="rId15" cstate="print"/>
                      <a:stretch>
                        <a:fillRect/>
                      </a:stretch>
                    </pic:blipFill>
                    <pic:spPr>
                      <a:xfrm>
                        <a:off x="0" y="0"/>
                        <a:ext cx="4905375" cy="3886200"/>
                      </a:xfrm>
                      <a:prstGeom prst="rect">
                        <a:avLst/>
                      </a:prstGeom>
                    </pic:spPr>
                  </pic:pic>
                </a:graphicData>
              </a:graphic>
            </wp:inline>
          </w:drawing>
        </w:r>
      </w:ins>
    </w:p>
    <w:p w14:paraId="77D229E0" w14:textId="77777777" w:rsidR="00903118" w:rsidRDefault="008B2F8B" w:rsidP="008B2F8B">
      <w:pPr>
        <w:rPr>
          <w:ins w:id="130" w:author="Trần Vân Anh" w:date="2023-10-16T23:46:00Z"/>
          <w:noProof/>
        </w:rPr>
      </w:pPr>
      <w:ins w:id="131" w:author="Trần Vân Anh" w:date="2023-10-16T23:46:00Z">
        <w:r>
          <w:rPr>
            <w:noProof/>
          </w:rPr>
          <w:lastRenderedPageBreak/>
          <w:drawing>
            <wp:inline distT="0" distB="0" distL="0" distR="0" wp14:anchorId="285C5AF8" wp14:editId="45C19300">
              <wp:extent cx="5972175" cy="5088255"/>
              <wp:effectExtent l="0" t="0" r="9525" b="0"/>
              <wp:docPr id="31" name="image16.jpeg"/>
              <wp:cNvGraphicFramePr/>
              <a:graphic xmlns:a="http://schemas.openxmlformats.org/drawingml/2006/main">
                <a:graphicData uri="http://schemas.openxmlformats.org/drawingml/2006/picture">
                  <pic:pic xmlns:pic="http://schemas.openxmlformats.org/drawingml/2006/picture">
                    <pic:nvPicPr>
                      <pic:cNvPr id="31" name="image16.jpeg"/>
                      <pic:cNvPicPr/>
                    </pic:nvPicPr>
                    <pic:blipFill>
                      <a:blip r:embed="rId16" cstate="print"/>
                      <a:stretch>
                        <a:fillRect/>
                      </a:stretch>
                    </pic:blipFill>
                    <pic:spPr>
                      <a:xfrm>
                        <a:off x="0" y="0"/>
                        <a:ext cx="5972175" cy="5088255"/>
                      </a:xfrm>
                      <a:prstGeom prst="rect">
                        <a:avLst/>
                      </a:prstGeom>
                    </pic:spPr>
                  </pic:pic>
                </a:graphicData>
              </a:graphic>
            </wp:inline>
          </w:drawing>
        </w:r>
        <w:r w:rsidRPr="008B2F8B">
          <w:rPr>
            <w:noProof/>
          </w:rPr>
          <w:t xml:space="preserve"> </w:t>
        </w:r>
      </w:ins>
    </w:p>
    <w:p w14:paraId="10CCDF11" w14:textId="24A20CCF" w:rsidR="008B2F8B" w:rsidRDefault="008B2F8B" w:rsidP="008B2F8B">
      <w:pPr>
        <w:rPr>
          <w:ins w:id="132" w:author="Trần Vân Anh" w:date="2023-10-16T23:46:00Z"/>
          <w:noProof/>
        </w:rPr>
      </w:pPr>
      <w:ins w:id="133" w:author="Trần Vân Anh" w:date="2023-10-16T23:46:00Z">
        <w:r>
          <w:rPr>
            <w:noProof/>
          </w:rPr>
          <w:lastRenderedPageBreak/>
          <w:drawing>
            <wp:inline distT="0" distB="0" distL="0" distR="0" wp14:anchorId="55470436" wp14:editId="20797040">
              <wp:extent cx="4419600" cy="3448050"/>
              <wp:effectExtent l="0" t="0" r="0" b="0"/>
              <wp:docPr id="33" name="image17.png"/>
              <wp:cNvGraphicFramePr/>
              <a:graphic xmlns:a="http://schemas.openxmlformats.org/drawingml/2006/main">
                <a:graphicData uri="http://schemas.openxmlformats.org/drawingml/2006/picture">
                  <pic:pic xmlns:pic="http://schemas.openxmlformats.org/drawingml/2006/picture">
                    <pic:nvPicPr>
                      <pic:cNvPr id="33" name="image17.png"/>
                      <pic:cNvPicPr/>
                    </pic:nvPicPr>
                    <pic:blipFill>
                      <a:blip r:embed="rId17" cstate="print"/>
                      <a:stretch>
                        <a:fillRect/>
                      </a:stretch>
                    </pic:blipFill>
                    <pic:spPr>
                      <a:xfrm>
                        <a:off x="0" y="0"/>
                        <a:ext cx="4419600" cy="3448050"/>
                      </a:xfrm>
                      <a:prstGeom prst="rect">
                        <a:avLst/>
                      </a:prstGeom>
                    </pic:spPr>
                  </pic:pic>
                </a:graphicData>
              </a:graphic>
            </wp:inline>
          </w:drawing>
        </w:r>
      </w:ins>
    </w:p>
    <w:p w14:paraId="462BBC29" w14:textId="0CE8E52B" w:rsidR="008B2F8B" w:rsidRDefault="008B2F8B" w:rsidP="008B2F8B">
      <w:pPr>
        <w:rPr>
          <w:ins w:id="134" w:author="Trần Vân Anh" w:date="2023-10-16T23:46:00Z"/>
          <w:rFonts w:ascii="Times New Roman" w:hAnsi="Times New Roman" w:cs="Times New Roman"/>
          <w:b/>
          <w:sz w:val="24"/>
          <w:szCs w:val="24"/>
        </w:rPr>
      </w:pPr>
      <w:ins w:id="135" w:author="Trần Vân Anh" w:date="2023-10-16T23:46:00Z">
        <w:r>
          <w:rPr>
            <w:noProof/>
          </w:rPr>
          <w:drawing>
            <wp:inline distT="0" distB="0" distL="0" distR="0" wp14:anchorId="193DE88A" wp14:editId="770EC6AD">
              <wp:extent cx="5695950" cy="3600450"/>
              <wp:effectExtent l="0" t="0" r="0" b="0"/>
              <wp:docPr id="35" name="image18.png"/>
              <wp:cNvGraphicFramePr/>
              <a:graphic xmlns:a="http://schemas.openxmlformats.org/drawingml/2006/main">
                <a:graphicData uri="http://schemas.openxmlformats.org/drawingml/2006/picture">
                  <pic:pic xmlns:pic="http://schemas.openxmlformats.org/drawingml/2006/picture">
                    <pic:nvPicPr>
                      <pic:cNvPr id="35" name="image18.png"/>
                      <pic:cNvPicPr/>
                    </pic:nvPicPr>
                    <pic:blipFill>
                      <a:blip r:embed="rId18" cstate="print"/>
                      <a:stretch>
                        <a:fillRect/>
                      </a:stretch>
                    </pic:blipFill>
                    <pic:spPr>
                      <a:xfrm>
                        <a:off x="0" y="0"/>
                        <a:ext cx="5695950" cy="3600450"/>
                      </a:xfrm>
                      <a:prstGeom prst="rect">
                        <a:avLst/>
                      </a:prstGeom>
                    </pic:spPr>
                  </pic:pic>
                </a:graphicData>
              </a:graphic>
            </wp:inline>
          </w:drawing>
        </w:r>
      </w:ins>
    </w:p>
    <w:p w14:paraId="1CE8FBE6" w14:textId="47007626" w:rsidR="00903118" w:rsidRDefault="00903118" w:rsidP="008B2F8B">
      <w:pPr>
        <w:pStyle w:val="ListParagraph"/>
        <w:numPr>
          <w:ilvl w:val="0"/>
          <w:numId w:val="7"/>
        </w:numPr>
        <w:rPr>
          <w:ins w:id="136" w:author="Trần Vân Anh" w:date="2023-10-16T23:47:00Z"/>
          <w:rFonts w:ascii="Times New Roman" w:hAnsi="Times New Roman" w:cs="Times New Roman"/>
          <w:sz w:val="24"/>
          <w:szCs w:val="24"/>
        </w:rPr>
      </w:pPr>
      <w:ins w:id="137" w:author="Trần Vân Anh" w:date="2023-10-16T23:46:00Z">
        <w:r w:rsidRPr="00903118">
          <w:rPr>
            <w:rFonts w:ascii="Times New Roman" w:hAnsi="Times New Roman" w:cs="Times New Roman"/>
            <w:sz w:val="24"/>
            <w:szCs w:val="24"/>
            <w:rPrChange w:id="138" w:author="Trần Vân Anh" w:date="2023-10-16T23:46:00Z">
              <w:rPr>
                <w:rFonts w:ascii="Times New Roman" w:hAnsi="Times New Roman" w:cs="Times New Roman"/>
                <w:b/>
                <w:sz w:val="24"/>
                <w:szCs w:val="24"/>
              </w:rPr>
            </w:rPrChange>
          </w:rPr>
          <w:t>Chạy lại với 5.2</w:t>
        </w:r>
      </w:ins>
    </w:p>
    <w:p w14:paraId="77C1697E" w14:textId="063B5D00" w:rsidR="00903118" w:rsidRDefault="00903118" w:rsidP="00903118">
      <w:pPr>
        <w:rPr>
          <w:ins w:id="139" w:author="Trần Vân Anh" w:date="2023-10-16T23:47:00Z"/>
          <w:rFonts w:ascii="Times New Roman" w:hAnsi="Times New Roman" w:cs="Times New Roman"/>
          <w:sz w:val="24"/>
          <w:szCs w:val="24"/>
        </w:rPr>
      </w:pPr>
      <w:ins w:id="140" w:author="Trần Vân Anh" w:date="2023-10-16T23:47:00Z">
        <w:r>
          <w:rPr>
            <w:noProof/>
          </w:rPr>
          <w:lastRenderedPageBreak/>
          <w:drawing>
            <wp:inline distT="0" distB="0" distL="0" distR="0" wp14:anchorId="1BB77413" wp14:editId="6D523801">
              <wp:extent cx="5972175" cy="5495925"/>
              <wp:effectExtent l="0" t="0" r="9525" b="9525"/>
              <wp:docPr id="37" name="image19.jpeg"/>
              <wp:cNvGraphicFramePr/>
              <a:graphic xmlns:a="http://schemas.openxmlformats.org/drawingml/2006/main">
                <a:graphicData uri="http://schemas.openxmlformats.org/drawingml/2006/picture">
                  <pic:pic xmlns:pic="http://schemas.openxmlformats.org/drawingml/2006/picture">
                    <pic:nvPicPr>
                      <pic:cNvPr id="37" name="image19.jpeg"/>
                      <pic:cNvPicPr/>
                    </pic:nvPicPr>
                    <pic:blipFill>
                      <a:blip r:embed="rId19" cstate="print"/>
                      <a:stretch>
                        <a:fillRect/>
                      </a:stretch>
                    </pic:blipFill>
                    <pic:spPr>
                      <a:xfrm>
                        <a:off x="0" y="0"/>
                        <a:ext cx="5972175" cy="5495925"/>
                      </a:xfrm>
                      <a:prstGeom prst="rect">
                        <a:avLst/>
                      </a:prstGeom>
                    </pic:spPr>
                  </pic:pic>
                </a:graphicData>
              </a:graphic>
            </wp:inline>
          </w:drawing>
        </w:r>
      </w:ins>
    </w:p>
    <w:p w14:paraId="2E6B8C5D" w14:textId="7A864492" w:rsidR="00903118" w:rsidRDefault="00903118" w:rsidP="00903118">
      <w:pPr>
        <w:rPr>
          <w:ins w:id="141" w:author="Trần Vân Anh" w:date="2023-10-16T23:47:00Z"/>
          <w:rFonts w:ascii="Times New Roman" w:hAnsi="Times New Roman" w:cs="Times New Roman"/>
          <w:sz w:val="24"/>
          <w:szCs w:val="24"/>
        </w:rPr>
      </w:pPr>
      <w:ins w:id="142" w:author="Trần Vân Anh" w:date="2023-10-16T23:47:00Z">
        <w:r>
          <w:rPr>
            <w:noProof/>
          </w:rPr>
          <w:lastRenderedPageBreak/>
          <w:drawing>
            <wp:inline distT="0" distB="0" distL="0" distR="0" wp14:anchorId="54876078" wp14:editId="688CBEF2">
              <wp:extent cx="4495800" cy="3448050"/>
              <wp:effectExtent l="0" t="0" r="0" b="0"/>
              <wp:docPr id="39" name="image20.jpeg"/>
              <wp:cNvGraphicFramePr/>
              <a:graphic xmlns:a="http://schemas.openxmlformats.org/drawingml/2006/main">
                <a:graphicData uri="http://schemas.openxmlformats.org/drawingml/2006/picture">
                  <pic:pic xmlns:pic="http://schemas.openxmlformats.org/drawingml/2006/picture">
                    <pic:nvPicPr>
                      <pic:cNvPr id="39" name="image20.jpeg"/>
                      <pic:cNvPicPr/>
                    </pic:nvPicPr>
                    <pic:blipFill>
                      <a:blip r:embed="rId20" cstate="print"/>
                      <a:stretch>
                        <a:fillRect/>
                      </a:stretch>
                    </pic:blipFill>
                    <pic:spPr>
                      <a:xfrm>
                        <a:off x="0" y="0"/>
                        <a:ext cx="4495800" cy="3448050"/>
                      </a:xfrm>
                      <a:prstGeom prst="rect">
                        <a:avLst/>
                      </a:prstGeom>
                    </pic:spPr>
                  </pic:pic>
                </a:graphicData>
              </a:graphic>
            </wp:inline>
          </w:drawing>
        </w:r>
      </w:ins>
    </w:p>
    <w:p w14:paraId="0C017C25" w14:textId="4B0EB265" w:rsidR="00903118" w:rsidRDefault="00903118" w:rsidP="00903118">
      <w:pPr>
        <w:rPr>
          <w:ins w:id="143" w:author="Trần Vân Anh" w:date="2023-10-16T23:47:00Z"/>
          <w:rFonts w:ascii="Times New Roman" w:hAnsi="Times New Roman" w:cs="Times New Roman"/>
          <w:sz w:val="24"/>
          <w:szCs w:val="24"/>
        </w:rPr>
      </w:pPr>
      <w:ins w:id="144" w:author="Trần Vân Anh" w:date="2023-10-16T23:47:00Z">
        <w:r>
          <w:rPr>
            <w:noProof/>
          </w:rPr>
          <w:drawing>
            <wp:inline distT="0" distB="0" distL="0" distR="0" wp14:anchorId="76A531DF" wp14:editId="3A77355E">
              <wp:extent cx="4514850" cy="3448050"/>
              <wp:effectExtent l="0" t="0" r="0" b="0"/>
              <wp:docPr id="41" name="image21.jpeg"/>
              <wp:cNvGraphicFramePr/>
              <a:graphic xmlns:a="http://schemas.openxmlformats.org/drawingml/2006/main">
                <a:graphicData uri="http://schemas.openxmlformats.org/drawingml/2006/picture">
                  <pic:pic xmlns:pic="http://schemas.openxmlformats.org/drawingml/2006/picture">
                    <pic:nvPicPr>
                      <pic:cNvPr id="41" name="image21.jpeg"/>
                      <pic:cNvPicPr/>
                    </pic:nvPicPr>
                    <pic:blipFill>
                      <a:blip r:embed="rId21" cstate="print"/>
                      <a:stretch>
                        <a:fillRect/>
                      </a:stretch>
                    </pic:blipFill>
                    <pic:spPr>
                      <a:xfrm>
                        <a:off x="0" y="0"/>
                        <a:ext cx="4514850" cy="3448050"/>
                      </a:xfrm>
                      <a:prstGeom prst="rect">
                        <a:avLst/>
                      </a:prstGeom>
                    </pic:spPr>
                  </pic:pic>
                </a:graphicData>
              </a:graphic>
            </wp:inline>
          </w:drawing>
        </w:r>
      </w:ins>
    </w:p>
    <w:p w14:paraId="0DDEABEE" w14:textId="5EC9A96D" w:rsidR="00903118" w:rsidRDefault="00903118" w:rsidP="00903118">
      <w:pPr>
        <w:rPr>
          <w:ins w:id="145" w:author="Trần Vân Anh" w:date="2023-10-16T23:47:00Z"/>
          <w:rFonts w:ascii="Times New Roman" w:hAnsi="Times New Roman" w:cs="Times New Roman"/>
          <w:sz w:val="24"/>
          <w:szCs w:val="24"/>
        </w:rPr>
      </w:pPr>
      <w:ins w:id="146" w:author="Trần Vân Anh" w:date="2023-10-16T23:47:00Z">
        <w:r>
          <w:rPr>
            <w:noProof/>
          </w:rPr>
          <w:lastRenderedPageBreak/>
          <w:drawing>
            <wp:inline distT="0" distB="0" distL="0" distR="0" wp14:anchorId="25398726" wp14:editId="18751595">
              <wp:extent cx="5972175" cy="4268470"/>
              <wp:effectExtent l="0" t="0" r="9525" b="0"/>
              <wp:docPr id="43" name="image22.jpeg"/>
              <wp:cNvGraphicFramePr/>
              <a:graphic xmlns:a="http://schemas.openxmlformats.org/drawingml/2006/main">
                <a:graphicData uri="http://schemas.openxmlformats.org/drawingml/2006/picture">
                  <pic:pic xmlns:pic="http://schemas.openxmlformats.org/drawingml/2006/picture">
                    <pic:nvPicPr>
                      <pic:cNvPr id="43" name="image22.jpeg"/>
                      <pic:cNvPicPr/>
                    </pic:nvPicPr>
                    <pic:blipFill>
                      <a:blip r:embed="rId22" cstate="print"/>
                      <a:stretch>
                        <a:fillRect/>
                      </a:stretch>
                    </pic:blipFill>
                    <pic:spPr>
                      <a:xfrm>
                        <a:off x="0" y="0"/>
                        <a:ext cx="5972175" cy="4268470"/>
                      </a:xfrm>
                      <a:prstGeom prst="rect">
                        <a:avLst/>
                      </a:prstGeom>
                    </pic:spPr>
                  </pic:pic>
                </a:graphicData>
              </a:graphic>
            </wp:inline>
          </w:drawing>
        </w:r>
      </w:ins>
    </w:p>
    <w:p w14:paraId="7975B28E" w14:textId="0AA2F124" w:rsidR="00903118" w:rsidRDefault="00903118" w:rsidP="00903118">
      <w:pPr>
        <w:rPr>
          <w:ins w:id="147" w:author="Trần Vân Anh" w:date="2023-10-16T23:47:00Z"/>
          <w:rFonts w:ascii="Times New Roman" w:hAnsi="Times New Roman" w:cs="Times New Roman"/>
          <w:sz w:val="24"/>
          <w:szCs w:val="24"/>
        </w:rPr>
      </w:pPr>
      <w:ins w:id="148" w:author="Trần Vân Anh" w:date="2023-10-16T23:47:00Z">
        <w:r>
          <w:rPr>
            <w:noProof/>
          </w:rPr>
          <w:drawing>
            <wp:inline distT="0" distB="0" distL="0" distR="0" wp14:anchorId="0AE5413F" wp14:editId="1804C915">
              <wp:extent cx="4419600" cy="3448050"/>
              <wp:effectExtent l="0" t="0" r="0" b="0"/>
              <wp:docPr id="45" name="image23.jpeg"/>
              <wp:cNvGraphicFramePr/>
              <a:graphic xmlns:a="http://schemas.openxmlformats.org/drawingml/2006/main">
                <a:graphicData uri="http://schemas.openxmlformats.org/drawingml/2006/picture">
                  <pic:pic xmlns:pic="http://schemas.openxmlformats.org/drawingml/2006/picture">
                    <pic:nvPicPr>
                      <pic:cNvPr id="45" name="image23.jpeg"/>
                      <pic:cNvPicPr/>
                    </pic:nvPicPr>
                    <pic:blipFill>
                      <a:blip r:embed="rId23" cstate="print"/>
                      <a:stretch>
                        <a:fillRect/>
                      </a:stretch>
                    </pic:blipFill>
                    <pic:spPr>
                      <a:xfrm>
                        <a:off x="0" y="0"/>
                        <a:ext cx="4419600" cy="3448050"/>
                      </a:xfrm>
                      <a:prstGeom prst="rect">
                        <a:avLst/>
                      </a:prstGeom>
                    </pic:spPr>
                  </pic:pic>
                </a:graphicData>
              </a:graphic>
            </wp:inline>
          </w:drawing>
        </w:r>
      </w:ins>
    </w:p>
    <w:p w14:paraId="67887315" w14:textId="3C9799DD" w:rsidR="00903118" w:rsidRPr="00903118" w:rsidRDefault="00903118" w:rsidP="00903118">
      <w:pPr>
        <w:rPr>
          <w:rFonts w:ascii="Times New Roman" w:hAnsi="Times New Roman" w:cs="Times New Roman"/>
          <w:sz w:val="24"/>
          <w:szCs w:val="24"/>
          <w:rPrChange w:id="149" w:author="Trần Vân Anh" w:date="2023-10-16T23:47:00Z">
            <w:rPr/>
          </w:rPrChange>
        </w:rPr>
        <w:pPrChange w:id="150" w:author="Trần Vân Anh" w:date="2023-10-16T23:47:00Z">
          <w:pPr>
            <w:pStyle w:val="ListParagraph"/>
            <w:numPr>
              <w:numId w:val="1"/>
            </w:numPr>
            <w:ind w:left="284" w:hanging="284"/>
          </w:pPr>
        </w:pPrChange>
      </w:pPr>
      <w:ins w:id="151" w:author="Trần Vân Anh" w:date="2023-10-16T23:47:00Z">
        <w:r>
          <w:rPr>
            <w:noProof/>
          </w:rPr>
          <w:lastRenderedPageBreak/>
          <w:drawing>
            <wp:inline distT="0" distB="0" distL="0" distR="0" wp14:anchorId="4CDC4435" wp14:editId="39318A68">
              <wp:extent cx="4438650" cy="3448050"/>
              <wp:effectExtent l="0" t="0" r="0" b="0"/>
              <wp:docPr id="47" name="image24.jpeg"/>
              <wp:cNvGraphicFramePr/>
              <a:graphic xmlns:a="http://schemas.openxmlformats.org/drawingml/2006/main">
                <a:graphicData uri="http://schemas.openxmlformats.org/drawingml/2006/picture">
                  <pic:pic xmlns:pic="http://schemas.openxmlformats.org/drawingml/2006/picture">
                    <pic:nvPicPr>
                      <pic:cNvPr id="47" name="image24.jpeg"/>
                      <pic:cNvPicPr/>
                    </pic:nvPicPr>
                    <pic:blipFill>
                      <a:blip r:embed="rId24" cstate="print"/>
                      <a:stretch>
                        <a:fillRect/>
                      </a:stretch>
                    </pic:blipFill>
                    <pic:spPr>
                      <a:xfrm>
                        <a:off x="0" y="0"/>
                        <a:ext cx="4438650" cy="3448050"/>
                      </a:xfrm>
                      <a:prstGeom prst="rect">
                        <a:avLst/>
                      </a:prstGeom>
                    </pic:spPr>
                  </pic:pic>
                </a:graphicData>
              </a:graphic>
            </wp:inline>
          </w:drawing>
        </w:r>
      </w:ins>
    </w:p>
    <w:p w14:paraId="183F35C2" w14:textId="4C82B9EB" w:rsidR="00EF408F" w:rsidRDefault="00EF408F" w:rsidP="00EF408F">
      <w:pPr>
        <w:pStyle w:val="ListParagraph"/>
        <w:numPr>
          <w:ilvl w:val="0"/>
          <w:numId w:val="1"/>
        </w:numPr>
        <w:ind w:left="284" w:hanging="284"/>
        <w:rPr>
          <w:rFonts w:ascii="Times New Roman" w:hAnsi="Times New Roman" w:cs="Times New Roman"/>
          <w:b/>
          <w:sz w:val="24"/>
          <w:szCs w:val="24"/>
        </w:rPr>
      </w:pPr>
      <w:r>
        <w:rPr>
          <w:rFonts w:ascii="Times New Roman" w:hAnsi="Times New Roman" w:cs="Times New Roman"/>
          <w:b/>
          <w:sz w:val="24"/>
          <w:szCs w:val="24"/>
        </w:rPr>
        <w:t>Drop out</w:t>
      </w:r>
    </w:p>
    <w:p w14:paraId="020105DD" w14:textId="77777777" w:rsidR="00931D91" w:rsidRPr="00931D91" w:rsidRDefault="00931D91" w:rsidP="00931D91">
      <w:pPr>
        <w:pStyle w:val="ListParagraph"/>
        <w:numPr>
          <w:ilvl w:val="0"/>
          <w:numId w:val="5"/>
        </w:numPr>
        <w:rPr>
          <w:rFonts w:ascii="Times New Roman" w:hAnsi="Times New Roman" w:cs="Times New Roman"/>
          <w:sz w:val="24"/>
          <w:szCs w:val="24"/>
        </w:rPr>
      </w:pPr>
      <w:r w:rsidRPr="00931D91">
        <w:rPr>
          <w:rFonts w:ascii="Times New Roman" w:hAnsi="Times New Roman" w:cs="Times New Roman"/>
          <w:sz w:val="24"/>
          <w:szCs w:val="24"/>
        </w:rPr>
        <w:t xml:space="preserve">Khái niệm Drop out: </w:t>
      </w:r>
    </w:p>
    <w:p w14:paraId="10848227" w14:textId="0E778CAE" w:rsidR="00931D91" w:rsidRDefault="00931D91" w:rsidP="00931D91">
      <w:pPr>
        <w:ind w:left="360"/>
        <w:rPr>
          <w:rFonts w:ascii="Times New Roman" w:hAnsi="Times New Roman" w:cs="Times New Roman"/>
          <w:sz w:val="24"/>
          <w:szCs w:val="24"/>
        </w:rPr>
      </w:pPr>
      <w:r>
        <w:rPr>
          <w:rFonts w:ascii="Times New Roman" w:hAnsi="Times New Roman" w:cs="Times New Roman"/>
          <w:sz w:val="24"/>
          <w:szCs w:val="24"/>
        </w:rPr>
        <w:t xml:space="preserve">- </w:t>
      </w:r>
      <w:r w:rsidRPr="00931D91">
        <w:rPr>
          <w:rFonts w:ascii="Times New Roman" w:hAnsi="Times New Roman" w:cs="Times New Roman"/>
          <w:sz w:val="24"/>
          <w:szCs w:val="24"/>
        </w:rPr>
        <w:t xml:space="preserve">Dropout là một kỹ thuật chính trong mạng nơ-ron sử dụng để ngăn chặn việc quá khớp (overfitting) trong quá trình đào tạo mô hình. Kỹ thuật này được áp dụng bằng cách ngẫu nhiên "tắt" một số đơn vị nơ-ron trong mạng trong mỗi lần đào tạo, điều này có nghĩa là chúng không tham gia vào quá trình tính toán gradient và cập nhật trọng số trong một lượt đào tạo cụ thể. Điều này giúp mô hình trở nên tổng quát hóa tốt hơn và giảm nguy cơ quá khớp. </w:t>
      </w:r>
    </w:p>
    <w:p w14:paraId="7B06C26E" w14:textId="77777777" w:rsidR="00931D91" w:rsidRDefault="00931D91" w:rsidP="00931D91">
      <w:pPr>
        <w:ind w:left="360"/>
        <w:rPr>
          <w:rFonts w:ascii="Times New Roman" w:hAnsi="Times New Roman" w:cs="Times New Roman"/>
          <w:sz w:val="24"/>
          <w:szCs w:val="24"/>
        </w:rPr>
      </w:pPr>
      <w:r w:rsidRPr="00931D91">
        <w:rPr>
          <w:rFonts w:ascii="Times New Roman" w:hAnsi="Times New Roman" w:cs="Times New Roman"/>
          <w:sz w:val="24"/>
          <w:szCs w:val="24"/>
        </w:rPr>
        <w:t>- Khi sử dụng Dropout, bạn chỉ định tỷ lệ (thường nằm trong khoảng từ 0,0 đến 1,0) để xác định xác suất một đơn vị nơ-ron bị "tắt" trong mỗi lần đào tạo. Ví dụ, nếu bạn đặt tỷ lệ là 0,5, thì một nửa số đơn vị nơron sẽ bị tắt một cách ngẫu nhiên trong mỗi lượt đào tạo.</w:t>
      </w:r>
    </w:p>
    <w:p w14:paraId="4E2347EF" w14:textId="39A708A8" w:rsidR="00EF408F" w:rsidRDefault="00931D91" w:rsidP="00931D91">
      <w:pPr>
        <w:pStyle w:val="ListParagraph"/>
        <w:numPr>
          <w:ilvl w:val="0"/>
          <w:numId w:val="5"/>
        </w:numPr>
        <w:rPr>
          <w:ins w:id="152" w:author="Trần Vân Anh" w:date="2023-10-16T23:47:00Z"/>
          <w:rFonts w:ascii="Times New Roman" w:hAnsi="Times New Roman" w:cs="Times New Roman"/>
          <w:sz w:val="24"/>
          <w:szCs w:val="24"/>
        </w:rPr>
      </w:pPr>
      <w:r w:rsidRPr="00931D91">
        <w:rPr>
          <w:rFonts w:ascii="Times New Roman" w:hAnsi="Times New Roman" w:cs="Times New Roman"/>
          <w:sz w:val="24"/>
          <w:szCs w:val="24"/>
        </w:rPr>
        <w:t>Áp dụng với mô hình 1 layer</w:t>
      </w:r>
    </w:p>
    <w:p w14:paraId="5803D58B" w14:textId="1EC17779" w:rsidR="00BE5825" w:rsidRDefault="00BE5825" w:rsidP="00BE5825">
      <w:pPr>
        <w:rPr>
          <w:ins w:id="153" w:author="Trần Vân Anh" w:date="2023-10-16T23:47:00Z"/>
          <w:rFonts w:ascii="Times New Roman" w:hAnsi="Times New Roman" w:cs="Times New Roman"/>
          <w:sz w:val="24"/>
          <w:szCs w:val="24"/>
        </w:rPr>
      </w:pPr>
      <w:ins w:id="154" w:author="Trần Vân Anh" w:date="2023-10-16T23:47:00Z">
        <w:r>
          <w:rPr>
            <w:noProof/>
          </w:rPr>
          <w:lastRenderedPageBreak/>
          <w:drawing>
            <wp:inline distT="0" distB="0" distL="0" distR="0" wp14:anchorId="480FCA90" wp14:editId="0586C85E">
              <wp:extent cx="5972175" cy="5050790"/>
              <wp:effectExtent l="0" t="0" r="9525" b="0"/>
              <wp:docPr id="49" name="image25.jpeg"/>
              <wp:cNvGraphicFramePr/>
              <a:graphic xmlns:a="http://schemas.openxmlformats.org/drawingml/2006/main">
                <a:graphicData uri="http://schemas.openxmlformats.org/drawingml/2006/picture">
                  <pic:pic xmlns:pic="http://schemas.openxmlformats.org/drawingml/2006/picture">
                    <pic:nvPicPr>
                      <pic:cNvPr id="49" name="image25.jpeg"/>
                      <pic:cNvPicPr/>
                    </pic:nvPicPr>
                    <pic:blipFill>
                      <a:blip r:embed="rId25" cstate="print"/>
                      <a:stretch>
                        <a:fillRect/>
                      </a:stretch>
                    </pic:blipFill>
                    <pic:spPr>
                      <a:xfrm>
                        <a:off x="0" y="0"/>
                        <a:ext cx="5972175" cy="5050790"/>
                      </a:xfrm>
                      <a:prstGeom prst="rect">
                        <a:avLst/>
                      </a:prstGeom>
                    </pic:spPr>
                  </pic:pic>
                </a:graphicData>
              </a:graphic>
            </wp:inline>
          </w:drawing>
        </w:r>
      </w:ins>
    </w:p>
    <w:p w14:paraId="7F110EB5" w14:textId="12DBEEC6" w:rsidR="00BE5825" w:rsidRDefault="00BE5825" w:rsidP="00BE5825">
      <w:pPr>
        <w:rPr>
          <w:ins w:id="155" w:author="Trần Vân Anh" w:date="2023-10-16T23:47:00Z"/>
          <w:rFonts w:ascii="Times New Roman" w:hAnsi="Times New Roman" w:cs="Times New Roman"/>
          <w:sz w:val="24"/>
          <w:szCs w:val="24"/>
        </w:rPr>
      </w:pPr>
      <w:ins w:id="156" w:author="Trần Vân Anh" w:date="2023-10-16T23:47:00Z">
        <w:r>
          <w:rPr>
            <w:noProof/>
          </w:rPr>
          <w:lastRenderedPageBreak/>
          <w:drawing>
            <wp:inline distT="0" distB="0" distL="0" distR="0" wp14:anchorId="03453E93" wp14:editId="127E5051">
              <wp:extent cx="5057775" cy="3876675"/>
              <wp:effectExtent l="0" t="0" r="9525" b="9525"/>
              <wp:docPr id="51" name="image26.jpeg"/>
              <wp:cNvGraphicFramePr/>
              <a:graphic xmlns:a="http://schemas.openxmlformats.org/drawingml/2006/main">
                <a:graphicData uri="http://schemas.openxmlformats.org/drawingml/2006/picture">
                  <pic:pic xmlns:pic="http://schemas.openxmlformats.org/drawingml/2006/picture">
                    <pic:nvPicPr>
                      <pic:cNvPr id="51" name="image26.jpeg"/>
                      <pic:cNvPicPr/>
                    </pic:nvPicPr>
                    <pic:blipFill>
                      <a:blip r:embed="rId26" cstate="print"/>
                      <a:stretch>
                        <a:fillRect/>
                      </a:stretch>
                    </pic:blipFill>
                    <pic:spPr>
                      <a:xfrm>
                        <a:off x="0" y="0"/>
                        <a:ext cx="5057775" cy="3876675"/>
                      </a:xfrm>
                      <a:prstGeom prst="rect">
                        <a:avLst/>
                      </a:prstGeom>
                    </pic:spPr>
                  </pic:pic>
                </a:graphicData>
              </a:graphic>
            </wp:inline>
          </w:drawing>
        </w:r>
      </w:ins>
    </w:p>
    <w:p w14:paraId="1A63E704" w14:textId="60A428CB" w:rsidR="00BE5825" w:rsidRDefault="00BE5825" w:rsidP="00BE5825">
      <w:pPr>
        <w:rPr>
          <w:ins w:id="157" w:author="Trần Vân Anh" w:date="2023-10-16T23:47:00Z"/>
          <w:rFonts w:ascii="Times New Roman" w:hAnsi="Times New Roman" w:cs="Times New Roman"/>
          <w:sz w:val="24"/>
          <w:szCs w:val="24"/>
        </w:rPr>
      </w:pPr>
      <w:ins w:id="158" w:author="Trần Vân Anh" w:date="2023-10-16T23:47:00Z">
        <w:r>
          <w:rPr>
            <w:noProof/>
          </w:rPr>
          <w:drawing>
            <wp:inline distT="0" distB="0" distL="0" distR="0" wp14:anchorId="0D1D48F2" wp14:editId="3784119B">
              <wp:extent cx="4991100" cy="3876675"/>
              <wp:effectExtent l="0" t="0" r="0" b="9525"/>
              <wp:docPr id="53" name="image27.jpeg"/>
              <wp:cNvGraphicFramePr/>
              <a:graphic xmlns:a="http://schemas.openxmlformats.org/drawingml/2006/main">
                <a:graphicData uri="http://schemas.openxmlformats.org/drawingml/2006/picture">
                  <pic:pic xmlns:pic="http://schemas.openxmlformats.org/drawingml/2006/picture">
                    <pic:nvPicPr>
                      <pic:cNvPr id="53" name="image27.jpeg"/>
                      <pic:cNvPicPr/>
                    </pic:nvPicPr>
                    <pic:blipFill>
                      <a:blip r:embed="rId27" cstate="print"/>
                      <a:stretch>
                        <a:fillRect/>
                      </a:stretch>
                    </pic:blipFill>
                    <pic:spPr>
                      <a:xfrm>
                        <a:off x="0" y="0"/>
                        <a:ext cx="4991100" cy="3876675"/>
                      </a:xfrm>
                      <a:prstGeom prst="rect">
                        <a:avLst/>
                      </a:prstGeom>
                    </pic:spPr>
                  </pic:pic>
                </a:graphicData>
              </a:graphic>
            </wp:inline>
          </w:drawing>
        </w:r>
      </w:ins>
    </w:p>
    <w:p w14:paraId="14BDEA83" w14:textId="39ACB633" w:rsidR="00BE5825" w:rsidRDefault="00BE5825" w:rsidP="00BE5825">
      <w:pPr>
        <w:pStyle w:val="ListParagraph"/>
        <w:numPr>
          <w:ilvl w:val="0"/>
          <w:numId w:val="5"/>
        </w:numPr>
        <w:rPr>
          <w:ins w:id="159" w:author="Trần Vân Anh" w:date="2023-10-16T23:48:00Z"/>
          <w:rFonts w:ascii="Times New Roman" w:hAnsi="Times New Roman" w:cs="Times New Roman"/>
          <w:sz w:val="24"/>
          <w:szCs w:val="24"/>
        </w:rPr>
      </w:pPr>
      <w:ins w:id="160" w:author="Trần Vân Anh" w:date="2023-10-16T23:47:00Z">
        <w:r>
          <w:rPr>
            <w:rFonts w:ascii="Times New Roman" w:hAnsi="Times New Roman" w:cs="Times New Roman"/>
            <w:sz w:val="24"/>
            <w:szCs w:val="24"/>
          </w:rPr>
          <w:t>Áp dụng v</w:t>
        </w:r>
      </w:ins>
      <w:ins w:id="161" w:author="Trần Vân Anh" w:date="2023-10-16T23:48:00Z">
        <w:r>
          <w:rPr>
            <w:rFonts w:ascii="Times New Roman" w:hAnsi="Times New Roman" w:cs="Times New Roman"/>
            <w:sz w:val="24"/>
            <w:szCs w:val="24"/>
          </w:rPr>
          <w:t>ới mô hình 2 layer</w:t>
        </w:r>
      </w:ins>
    </w:p>
    <w:p w14:paraId="31D6A18A" w14:textId="2D261296" w:rsidR="00BE5825" w:rsidRDefault="00BE5825" w:rsidP="00BE5825">
      <w:pPr>
        <w:rPr>
          <w:ins w:id="162" w:author="Trần Vân Anh" w:date="2023-10-16T23:48:00Z"/>
          <w:rFonts w:ascii="Times New Roman" w:hAnsi="Times New Roman" w:cs="Times New Roman"/>
          <w:sz w:val="24"/>
          <w:szCs w:val="24"/>
        </w:rPr>
      </w:pPr>
      <w:ins w:id="163" w:author="Trần Vân Anh" w:date="2023-10-16T23:48:00Z">
        <w:r>
          <w:rPr>
            <w:noProof/>
          </w:rPr>
          <w:lastRenderedPageBreak/>
          <w:drawing>
            <wp:inline distT="0" distB="0" distL="0" distR="0" wp14:anchorId="0839785D" wp14:editId="7A6C7088">
              <wp:extent cx="5972175" cy="5059045"/>
              <wp:effectExtent l="0" t="0" r="9525" b="8255"/>
              <wp:docPr id="55" name="image28.jpeg"/>
              <wp:cNvGraphicFramePr/>
              <a:graphic xmlns:a="http://schemas.openxmlformats.org/drawingml/2006/main">
                <a:graphicData uri="http://schemas.openxmlformats.org/drawingml/2006/picture">
                  <pic:pic xmlns:pic="http://schemas.openxmlformats.org/drawingml/2006/picture">
                    <pic:nvPicPr>
                      <pic:cNvPr id="55" name="image28.jpeg"/>
                      <pic:cNvPicPr/>
                    </pic:nvPicPr>
                    <pic:blipFill>
                      <a:blip r:embed="rId28" cstate="print"/>
                      <a:stretch>
                        <a:fillRect/>
                      </a:stretch>
                    </pic:blipFill>
                    <pic:spPr>
                      <a:xfrm>
                        <a:off x="0" y="0"/>
                        <a:ext cx="5972175" cy="5059045"/>
                      </a:xfrm>
                      <a:prstGeom prst="rect">
                        <a:avLst/>
                      </a:prstGeom>
                    </pic:spPr>
                  </pic:pic>
                </a:graphicData>
              </a:graphic>
            </wp:inline>
          </w:drawing>
        </w:r>
      </w:ins>
    </w:p>
    <w:p w14:paraId="28A3BDAA" w14:textId="4E3A9DB3" w:rsidR="00BE5825" w:rsidRDefault="00BE5825" w:rsidP="00BE5825">
      <w:pPr>
        <w:rPr>
          <w:ins w:id="164" w:author="Trần Vân Anh" w:date="2023-10-16T23:48:00Z"/>
          <w:rFonts w:ascii="Times New Roman" w:hAnsi="Times New Roman" w:cs="Times New Roman"/>
          <w:sz w:val="24"/>
          <w:szCs w:val="24"/>
        </w:rPr>
      </w:pPr>
      <w:ins w:id="165" w:author="Trần Vân Anh" w:date="2023-10-16T23:48:00Z">
        <w:r>
          <w:rPr>
            <w:noProof/>
          </w:rPr>
          <w:lastRenderedPageBreak/>
          <w:drawing>
            <wp:inline distT="0" distB="0" distL="0" distR="0" wp14:anchorId="16837662" wp14:editId="4C615D06">
              <wp:extent cx="5124450" cy="3876675"/>
              <wp:effectExtent l="0" t="0" r="0" b="9525"/>
              <wp:docPr id="57" name="image29.jpeg"/>
              <wp:cNvGraphicFramePr/>
              <a:graphic xmlns:a="http://schemas.openxmlformats.org/drawingml/2006/main">
                <a:graphicData uri="http://schemas.openxmlformats.org/drawingml/2006/picture">
                  <pic:pic xmlns:pic="http://schemas.openxmlformats.org/drawingml/2006/picture">
                    <pic:nvPicPr>
                      <pic:cNvPr id="57" name="image29.jpeg"/>
                      <pic:cNvPicPr/>
                    </pic:nvPicPr>
                    <pic:blipFill>
                      <a:blip r:embed="rId29" cstate="print"/>
                      <a:stretch>
                        <a:fillRect/>
                      </a:stretch>
                    </pic:blipFill>
                    <pic:spPr>
                      <a:xfrm>
                        <a:off x="0" y="0"/>
                        <a:ext cx="5124450" cy="3876675"/>
                      </a:xfrm>
                      <a:prstGeom prst="rect">
                        <a:avLst/>
                      </a:prstGeom>
                    </pic:spPr>
                  </pic:pic>
                </a:graphicData>
              </a:graphic>
            </wp:inline>
          </w:drawing>
        </w:r>
      </w:ins>
    </w:p>
    <w:p w14:paraId="39C0B2CC" w14:textId="6D6A0D61" w:rsidR="00BE5825" w:rsidRDefault="00BE5825" w:rsidP="00BE5825">
      <w:pPr>
        <w:rPr>
          <w:ins w:id="166" w:author="Trần Vân Anh" w:date="2023-10-16T23:48:00Z"/>
          <w:rFonts w:ascii="Times New Roman" w:hAnsi="Times New Roman" w:cs="Times New Roman"/>
          <w:sz w:val="24"/>
          <w:szCs w:val="24"/>
        </w:rPr>
      </w:pPr>
      <w:ins w:id="167" w:author="Trần Vân Anh" w:date="2023-10-16T23:48:00Z">
        <w:r>
          <w:rPr>
            <w:noProof/>
          </w:rPr>
          <w:drawing>
            <wp:inline distT="0" distB="0" distL="0" distR="0" wp14:anchorId="2356706E" wp14:editId="4623FB3C">
              <wp:extent cx="4905375" cy="3876675"/>
              <wp:effectExtent l="0" t="0" r="9525" b="9525"/>
              <wp:docPr id="59" name="image30.jpeg"/>
              <wp:cNvGraphicFramePr/>
              <a:graphic xmlns:a="http://schemas.openxmlformats.org/drawingml/2006/main">
                <a:graphicData uri="http://schemas.openxmlformats.org/drawingml/2006/picture">
                  <pic:pic xmlns:pic="http://schemas.openxmlformats.org/drawingml/2006/picture">
                    <pic:nvPicPr>
                      <pic:cNvPr id="59" name="image30.jpeg"/>
                      <pic:cNvPicPr/>
                    </pic:nvPicPr>
                    <pic:blipFill>
                      <a:blip r:embed="rId30" cstate="print"/>
                      <a:stretch>
                        <a:fillRect/>
                      </a:stretch>
                    </pic:blipFill>
                    <pic:spPr>
                      <a:xfrm>
                        <a:off x="0" y="0"/>
                        <a:ext cx="4905375" cy="3876675"/>
                      </a:xfrm>
                      <a:prstGeom prst="rect">
                        <a:avLst/>
                      </a:prstGeom>
                    </pic:spPr>
                  </pic:pic>
                </a:graphicData>
              </a:graphic>
            </wp:inline>
          </w:drawing>
        </w:r>
      </w:ins>
    </w:p>
    <w:p w14:paraId="18902140" w14:textId="2122217C" w:rsidR="00BE5825" w:rsidRDefault="00BE5825" w:rsidP="00BE5825">
      <w:pPr>
        <w:pStyle w:val="ListParagraph"/>
        <w:numPr>
          <w:ilvl w:val="0"/>
          <w:numId w:val="5"/>
        </w:numPr>
        <w:rPr>
          <w:ins w:id="168" w:author="Trần Vân Anh" w:date="2023-10-16T23:48:00Z"/>
          <w:rFonts w:ascii="Times New Roman" w:hAnsi="Times New Roman" w:cs="Times New Roman"/>
          <w:sz w:val="24"/>
          <w:szCs w:val="24"/>
        </w:rPr>
      </w:pPr>
      <w:ins w:id="169" w:author="Trần Vân Anh" w:date="2023-10-16T23:48:00Z">
        <w:r w:rsidRPr="00BE5825">
          <w:rPr>
            <w:rFonts w:ascii="Times New Roman" w:hAnsi="Times New Roman" w:cs="Times New Roman"/>
            <w:sz w:val="24"/>
            <w:szCs w:val="24"/>
            <w:rPrChange w:id="170" w:author="Trần Vân Anh" w:date="2023-10-16T23:48:00Z">
              <w:rPr/>
            </w:rPrChange>
          </w:rPr>
          <w:t>Áp dụng mô hình 3 layer</w:t>
        </w:r>
      </w:ins>
    </w:p>
    <w:p w14:paraId="356B485F" w14:textId="77777777" w:rsidR="00BE5825" w:rsidRPr="00BE5825" w:rsidRDefault="00BE5825" w:rsidP="001D690A">
      <w:pPr>
        <w:rPr>
          <w:ins w:id="171" w:author="Trần Vân Anh" w:date="2023-10-16T23:48:00Z"/>
          <w:rFonts w:ascii="Times New Roman" w:hAnsi="Times New Roman" w:cs="Times New Roman"/>
          <w:sz w:val="24"/>
          <w:szCs w:val="24"/>
          <w:rPrChange w:id="172" w:author="Trần Vân Anh" w:date="2023-10-16T23:48:00Z">
            <w:rPr>
              <w:ins w:id="173" w:author="Trần Vân Anh" w:date="2023-10-16T23:48:00Z"/>
            </w:rPr>
          </w:rPrChange>
        </w:rPr>
      </w:pPr>
    </w:p>
    <w:p w14:paraId="787E0EFF" w14:textId="76044CF1" w:rsidR="00BE5825" w:rsidRDefault="00BE5825" w:rsidP="00BE5825">
      <w:pPr>
        <w:rPr>
          <w:ins w:id="174" w:author="Trần Vân Anh" w:date="2023-10-16T23:48:00Z"/>
          <w:rFonts w:ascii="Times New Roman" w:hAnsi="Times New Roman" w:cs="Times New Roman"/>
          <w:sz w:val="24"/>
          <w:szCs w:val="24"/>
        </w:rPr>
      </w:pPr>
      <w:ins w:id="175" w:author="Trần Vân Anh" w:date="2023-10-16T23:48:00Z">
        <w:r>
          <w:rPr>
            <w:noProof/>
          </w:rPr>
          <w:lastRenderedPageBreak/>
          <w:drawing>
            <wp:inline distT="0" distB="0" distL="0" distR="0" wp14:anchorId="360490E7" wp14:editId="554C9531">
              <wp:extent cx="5972175" cy="4705985"/>
              <wp:effectExtent l="0" t="0" r="9525" b="0"/>
              <wp:docPr id="61" name="image31.jpeg"/>
              <wp:cNvGraphicFramePr/>
              <a:graphic xmlns:a="http://schemas.openxmlformats.org/drawingml/2006/main">
                <a:graphicData uri="http://schemas.openxmlformats.org/drawingml/2006/picture">
                  <pic:pic xmlns:pic="http://schemas.openxmlformats.org/drawingml/2006/picture">
                    <pic:nvPicPr>
                      <pic:cNvPr id="61" name="image31.jpeg"/>
                      <pic:cNvPicPr/>
                    </pic:nvPicPr>
                    <pic:blipFill>
                      <a:blip r:embed="rId31" cstate="print"/>
                      <a:stretch>
                        <a:fillRect/>
                      </a:stretch>
                    </pic:blipFill>
                    <pic:spPr>
                      <a:xfrm>
                        <a:off x="0" y="0"/>
                        <a:ext cx="5972175" cy="4705985"/>
                      </a:xfrm>
                      <a:prstGeom prst="rect">
                        <a:avLst/>
                      </a:prstGeom>
                    </pic:spPr>
                  </pic:pic>
                </a:graphicData>
              </a:graphic>
            </wp:inline>
          </w:drawing>
        </w:r>
      </w:ins>
    </w:p>
    <w:p w14:paraId="1E08B915" w14:textId="7BA90C2C" w:rsidR="00BE5825" w:rsidRDefault="00BE5825" w:rsidP="00BE5825">
      <w:pPr>
        <w:rPr>
          <w:ins w:id="176" w:author="Trần Vân Anh" w:date="2023-10-16T23:48:00Z"/>
          <w:rFonts w:ascii="Times New Roman" w:hAnsi="Times New Roman" w:cs="Times New Roman"/>
          <w:sz w:val="24"/>
          <w:szCs w:val="24"/>
        </w:rPr>
      </w:pPr>
      <w:ins w:id="177" w:author="Trần Vân Anh" w:date="2023-10-16T23:48:00Z">
        <w:r>
          <w:rPr>
            <w:noProof/>
          </w:rPr>
          <w:lastRenderedPageBreak/>
          <w:drawing>
            <wp:inline distT="0" distB="0" distL="0" distR="0" wp14:anchorId="09B98568" wp14:editId="2D3F97A3">
              <wp:extent cx="4886325" cy="3876675"/>
              <wp:effectExtent l="0" t="0" r="9525" b="9525"/>
              <wp:docPr id="63" name="image32.jpeg"/>
              <wp:cNvGraphicFramePr/>
              <a:graphic xmlns:a="http://schemas.openxmlformats.org/drawingml/2006/main">
                <a:graphicData uri="http://schemas.openxmlformats.org/drawingml/2006/picture">
                  <pic:pic xmlns:pic="http://schemas.openxmlformats.org/drawingml/2006/picture">
                    <pic:nvPicPr>
                      <pic:cNvPr id="63" name="image32.jpeg"/>
                      <pic:cNvPicPr/>
                    </pic:nvPicPr>
                    <pic:blipFill>
                      <a:blip r:embed="rId32" cstate="print"/>
                      <a:stretch>
                        <a:fillRect/>
                      </a:stretch>
                    </pic:blipFill>
                    <pic:spPr>
                      <a:xfrm>
                        <a:off x="0" y="0"/>
                        <a:ext cx="4886325" cy="3876675"/>
                      </a:xfrm>
                      <a:prstGeom prst="rect">
                        <a:avLst/>
                      </a:prstGeom>
                    </pic:spPr>
                  </pic:pic>
                </a:graphicData>
              </a:graphic>
            </wp:inline>
          </w:drawing>
        </w:r>
        <w:bookmarkStart w:id="178" w:name="_GoBack"/>
        <w:bookmarkEnd w:id="178"/>
      </w:ins>
    </w:p>
    <w:p w14:paraId="1F44EA86" w14:textId="3F6F2660" w:rsidR="00BE5825" w:rsidRPr="00BE5825" w:rsidRDefault="00BE5825" w:rsidP="00BE5825">
      <w:pPr>
        <w:rPr>
          <w:rFonts w:ascii="Times New Roman" w:hAnsi="Times New Roman" w:cs="Times New Roman"/>
          <w:sz w:val="24"/>
          <w:szCs w:val="24"/>
          <w:rPrChange w:id="179" w:author="Trần Vân Anh" w:date="2023-10-16T23:48:00Z">
            <w:rPr/>
          </w:rPrChange>
        </w:rPr>
        <w:pPrChange w:id="180" w:author="Trần Vân Anh" w:date="2023-10-16T23:48:00Z">
          <w:pPr>
            <w:pStyle w:val="ListParagraph"/>
            <w:numPr>
              <w:numId w:val="5"/>
            </w:numPr>
            <w:ind w:hanging="360"/>
          </w:pPr>
        </w:pPrChange>
      </w:pPr>
      <w:ins w:id="181" w:author="Trần Vân Anh" w:date="2023-10-16T23:48:00Z">
        <w:r>
          <w:rPr>
            <w:noProof/>
          </w:rPr>
          <w:drawing>
            <wp:inline distT="0" distB="0" distL="0" distR="0" wp14:anchorId="261FF596" wp14:editId="31FF710B">
              <wp:extent cx="5972175" cy="3881755"/>
              <wp:effectExtent l="0" t="0" r="9525" b="4445"/>
              <wp:docPr id="65" name="image33.jpeg"/>
              <wp:cNvGraphicFramePr/>
              <a:graphic xmlns:a="http://schemas.openxmlformats.org/drawingml/2006/main">
                <a:graphicData uri="http://schemas.openxmlformats.org/drawingml/2006/picture">
                  <pic:pic xmlns:pic="http://schemas.openxmlformats.org/drawingml/2006/picture">
                    <pic:nvPicPr>
                      <pic:cNvPr id="65" name="image33.jpeg"/>
                      <pic:cNvPicPr/>
                    </pic:nvPicPr>
                    <pic:blipFill>
                      <a:blip r:embed="rId33" cstate="print"/>
                      <a:stretch>
                        <a:fillRect/>
                      </a:stretch>
                    </pic:blipFill>
                    <pic:spPr>
                      <a:xfrm>
                        <a:off x="0" y="0"/>
                        <a:ext cx="5972175" cy="3881755"/>
                      </a:xfrm>
                      <a:prstGeom prst="rect">
                        <a:avLst/>
                      </a:prstGeom>
                    </pic:spPr>
                  </pic:pic>
                </a:graphicData>
              </a:graphic>
            </wp:inline>
          </w:drawing>
        </w:r>
      </w:ins>
    </w:p>
    <w:sectPr w:rsidR="00BE5825" w:rsidRPr="00BE5825" w:rsidSect="003D7D1F">
      <w:pgSz w:w="12240" w:h="15840"/>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altName w:val="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97AA5"/>
    <w:multiLevelType w:val="hybridMultilevel"/>
    <w:tmpl w:val="9910754C"/>
    <w:lvl w:ilvl="0" w:tplc="5950B3B4">
      <w:start w:val="1"/>
      <w:numFmt w:val="decimal"/>
      <w:lvlText w:val="%1."/>
      <w:lvlJc w:val="left"/>
      <w:pPr>
        <w:ind w:left="820" w:hanging="360"/>
      </w:pPr>
      <w:rPr>
        <w:rFonts w:ascii="Times New Roman" w:eastAsia="Times New Roman" w:hAnsi="Times New Roman" w:cs="Times New Roman" w:hint="default"/>
        <w:spacing w:val="-1"/>
        <w:w w:val="100"/>
        <w:sz w:val="28"/>
        <w:szCs w:val="28"/>
        <w:lang w:eastAsia="en-US" w:bidi="ar-SA"/>
      </w:rPr>
    </w:lvl>
    <w:lvl w:ilvl="1" w:tplc="784EC446">
      <w:numFmt w:val="bullet"/>
      <w:lvlText w:val="●"/>
      <w:lvlJc w:val="left"/>
      <w:pPr>
        <w:ind w:left="1240" w:hanging="360"/>
      </w:pPr>
      <w:rPr>
        <w:rFonts w:ascii="Microsoft Sans Serif" w:eastAsia="Microsoft Sans Serif" w:hAnsi="Microsoft Sans Serif" w:cs="Microsoft Sans Serif" w:hint="default"/>
        <w:w w:val="100"/>
        <w:sz w:val="28"/>
        <w:szCs w:val="28"/>
        <w:lang w:eastAsia="en-US" w:bidi="ar-SA"/>
      </w:rPr>
    </w:lvl>
    <w:lvl w:ilvl="2" w:tplc="64C07FB4">
      <w:numFmt w:val="bullet"/>
      <w:lvlText w:val="•"/>
      <w:lvlJc w:val="left"/>
      <w:pPr>
        <w:ind w:left="1540" w:hanging="360"/>
      </w:pPr>
      <w:rPr>
        <w:lang w:eastAsia="en-US" w:bidi="ar-SA"/>
      </w:rPr>
    </w:lvl>
    <w:lvl w:ilvl="3" w:tplc="BE8820C6">
      <w:numFmt w:val="bullet"/>
      <w:lvlText w:val="•"/>
      <w:lvlJc w:val="left"/>
      <w:pPr>
        <w:ind w:left="2670" w:hanging="360"/>
      </w:pPr>
      <w:rPr>
        <w:lang w:eastAsia="en-US" w:bidi="ar-SA"/>
      </w:rPr>
    </w:lvl>
    <w:lvl w:ilvl="4" w:tplc="BB3C7B54">
      <w:numFmt w:val="bullet"/>
      <w:lvlText w:val="•"/>
      <w:lvlJc w:val="left"/>
      <w:pPr>
        <w:ind w:left="3800" w:hanging="360"/>
      </w:pPr>
      <w:rPr>
        <w:lang w:eastAsia="en-US" w:bidi="ar-SA"/>
      </w:rPr>
    </w:lvl>
    <w:lvl w:ilvl="5" w:tplc="A2CE3712">
      <w:numFmt w:val="bullet"/>
      <w:lvlText w:val="•"/>
      <w:lvlJc w:val="left"/>
      <w:pPr>
        <w:ind w:left="4930" w:hanging="360"/>
      </w:pPr>
      <w:rPr>
        <w:lang w:eastAsia="en-US" w:bidi="ar-SA"/>
      </w:rPr>
    </w:lvl>
    <w:lvl w:ilvl="6" w:tplc="1EEA601A">
      <w:numFmt w:val="bullet"/>
      <w:lvlText w:val="•"/>
      <w:lvlJc w:val="left"/>
      <w:pPr>
        <w:ind w:left="6060" w:hanging="360"/>
      </w:pPr>
      <w:rPr>
        <w:lang w:eastAsia="en-US" w:bidi="ar-SA"/>
      </w:rPr>
    </w:lvl>
    <w:lvl w:ilvl="7" w:tplc="1F2AE9F4">
      <w:numFmt w:val="bullet"/>
      <w:lvlText w:val="•"/>
      <w:lvlJc w:val="left"/>
      <w:pPr>
        <w:ind w:left="7190" w:hanging="360"/>
      </w:pPr>
      <w:rPr>
        <w:lang w:eastAsia="en-US" w:bidi="ar-SA"/>
      </w:rPr>
    </w:lvl>
    <w:lvl w:ilvl="8" w:tplc="F814E436">
      <w:numFmt w:val="bullet"/>
      <w:lvlText w:val="•"/>
      <w:lvlJc w:val="left"/>
      <w:pPr>
        <w:ind w:left="8320" w:hanging="360"/>
      </w:pPr>
      <w:rPr>
        <w:lang w:eastAsia="en-US" w:bidi="ar-SA"/>
      </w:rPr>
    </w:lvl>
  </w:abstractNum>
  <w:abstractNum w:abstractNumId="1" w15:restartNumberingAfterBreak="0">
    <w:nsid w:val="12A90CFE"/>
    <w:multiLevelType w:val="multilevel"/>
    <w:tmpl w:val="D62E5E3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5767C4B"/>
    <w:multiLevelType w:val="hybridMultilevel"/>
    <w:tmpl w:val="54FE2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195C8F"/>
    <w:multiLevelType w:val="hybridMultilevel"/>
    <w:tmpl w:val="34C6E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F72422"/>
    <w:multiLevelType w:val="hybridMultilevel"/>
    <w:tmpl w:val="C1EE4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2095F69"/>
    <w:multiLevelType w:val="hybridMultilevel"/>
    <w:tmpl w:val="2E246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8C31BEE"/>
    <w:multiLevelType w:val="hybridMultilevel"/>
    <w:tmpl w:val="A9387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3"/>
  </w:num>
  <w:num w:numId="5">
    <w:abstractNumId w:val="5"/>
  </w:num>
  <w:num w:numId="6">
    <w:abstractNumId w:val="0"/>
    <w:lvlOverride w:ilvl="0">
      <w:startOverride w:val="1"/>
    </w:lvlOverride>
    <w:lvlOverride w:ilvl="1"/>
    <w:lvlOverride w:ilvl="2"/>
    <w:lvlOverride w:ilvl="3"/>
    <w:lvlOverride w:ilvl="4"/>
    <w:lvlOverride w:ilvl="5"/>
    <w:lvlOverride w:ilvl="6"/>
    <w:lvlOverride w:ilvl="7"/>
    <w:lvlOverride w:ilvl="8"/>
  </w:num>
  <w:num w:numId="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rần Vân Anh">
    <w15:presenceInfo w15:providerId="Windows Live" w15:userId="ee8f23dacc1f248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trackRevisions/>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062A"/>
    <w:rsid w:val="001A7D84"/>
    <w:rsid w:val="001D690A"/>
    <w:rsid w:val="00221709"/>
    <w:rsid w:val="003D7D1F"/>
    <w:rsid w:val="00417CB2"/>
    <w:rsid w:val="00590619"/>
    <w:rsid w:val="005F062A"/>
    <w:rsid w:val="0074409A"/>
    <w:rsid w:val="00780358"/>
    <w:rsid w:val="00783604"/>
    <w:rsid w:val="00792573"/>
    <w:rsid w:val="007F6AAB"/>
    <w:rsid w:val="00816F9D"/>
    <w:rsid w:val="0087107D"/>
    <w:rsid w:val="00891589"/>
    <w:rsid w:val="008A6475"/>
    <w:rsid w:val="008B2F8B"/>
    <w:rsid w:val="008F66A1"/>
    <w:rsid w:val="00903118"/>
    <w:rsid w:val="00931D91"/>
    <w:rsid w:val="00945018"/>
    <w:rsid w:val="00953298"/>
    <w:rsid w:val="009A1D3C"/>
    <w:rsid w:val="009B1DCB"/>
    <w:rsid w:val="00B007A7"/>
    <w:rsid w:val="00B22527"/>
    <w:rsid w:val="00BE5825"/>
    <w:rsid w:val="00D3798C"/>
    <w:rsid w:val="00EF408F"/>
    <w:rsid w:val="00F544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078D0"/>
  <w15:chartTrackingRefBased/>
  <w15:docId w15:val="{041AE329-A355-4194-A90D-8C680D326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2527"/>
    <w:pPr>
      <w:ind w:left="720"/>
      <w:contextualSpacing/>
    </w:pPr>
  </w:style>
  <w:style w:type="paragraph" w:styleId="BalloonText">
    <w:name w:val="Balloon Text"/>
    <w:basedOn w:val="Normal"/>
    <w:link w:val="BalloonTextChar"/>
    <w:uiPriority w:val="99"/>
    <w:semiHidden/>
    <w:unhideWhenUsed/>
    <w:rsid w:val="001D690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690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2520779">
      <w:bodyDiv w:val="1"/>
      <w:marLeft w:val="0"/>
      <w:marRight w:val="0"/>
      <w:marTop w:val="0"/>
      <w:marBottom w:val="0"/>
      <w:divBdr>
        <w:top w:val="none" w:sz="0" w:space="0" w:color="auto"/>
        <w:left w:val="none" w:sz="0" w:space="0" w:color="auto"/>
        <w:bottom w:val="none" w:sz="0" w:space="0" w:color="auto"/>
        <w:right w:val="none" w:sz="0" w:space="0" w:color="auto"/>
      </w:divBdr>
    </w:div>
    <w:div w:id="341201631">
      <w:bodyDiv w:val="1"/>
      <w:marLeft w:val="0"/>
      <w:marRight w:val="0"/>
      <w:marTop w:val="0"/>
      <w:marBottom w:val="0"/>
      <w:divBdr>
        <w:top w:val="none" w:sz="0" w:space="0" w:color="auto"/>
        <w:left w:val="none" w:sz="0" w:space="0" w:color="auto"/>
        <w:bottom w:val="none" w:sz="0" w:space="0" w:color="auto"/>
        <w:right w:val="none" w:sz="0" w:space="0" w:color="auto"/>
      </w:divBdr>
    </w:div>
    <w:div w:id="370227485">
      <w:bodyDiv w:val="1"/>
      <w:marLeft w:val="0"/>
      <w:marRight w:val="0"/>
      <w:marTop w:val="0"/>
      <w:marBottom w:val="0"/>
      <w:divBdr>
        <w:top w:val="none" w:sz="0" w:space="0" w:color="auto"/>
        <w:left w:val="none" w:sz="0" w:space="0" w:color="auto"/>
        <w:bottom w:val="none" w:sz="0" w:space="0" w:color="auto"/>
        <w:right w:val="none" w:sz="0" w:space="0" w:color="auto"/>
      </w:divBdr>
    </w:div>
    <w:div w:id="461189440">
      <w:bodyDiv w:val="1"/>
      <w:marLeft w:val="0"/>
      <w:marRight w:val="0"/>
      <w:marTop w:val="0"/>
      <w:marBottom w:val="0"/>
      <w:divBdr>
        <w:top w:val="none" w:sz="0" w:space="0" w:color="auto"/>
        <w:left w:val="none" w:sz="0" w:space="0" w:color="auto"/>
        <w:bottom w:val="none" w:sz="0" w:space="0" w:color="auto"/>
        <w:right w:val="none" w:sz="0" w:space="0" w:color="auto"/>
      </w:divBdr>
    </w:div>
    <w:div w:id="521360743">
      <w:bodyDiv w:val="1"/>
      <w:marLeft w:val="0"/>
      <w:marRight w:val="0"/>
      <w:marTop w:val="0"/>
      <w:marBottom w:val="0"/>
      <w:divBdr>
        <w:top w:val="none" w:sz="0" w:space="0" w:color="auto"/>
        <w:left w:val="none" w:sz="0" w:space="0" w:color="auto"/>
        <w:bottom w:val="none" w:sz="0" w:space="0" w:color="auto"/>
        <w:right w:val="none" w:sz="0" w:space="0" w:color="auto"/>
      </w:divBdr>
    </w:div>
    <w:div w:id="574974241">
      <w:bodyDiv w:val="1"/>
      <w:marLeft w:val="0"/>
      <w:marRight w:val="0"/>
      <w:marTop w:val="0"/>
      <w:marBottom w:val="0"/>
      <w:divBdr>
        <w:top w:val="none" w:sz="0" w:space="0" w:color="auto"/>
        <w:left w:val="none" w:sz="0" w:space="0" w:color="auto"/>
        <w:bottom w:val="none" w:sz="0" w:space="0" w:color="auto"/>
        <w:right w:val="none" w:sz="0" w:space="0" w:color="auto"/>
      </w:divBdr>
    </w:div>
    <w:div w:id="744106195">
      <w:bodyDiv w:val="1"/>
      <w:marLeft w:val="0"/>
      <w:marRight w:val="0"/>
      <w:marTop w:val="0"/>
      <w:marBottom w:val="0"/>
      <w:divBdr>
        <w:top w:val="none" w:sz="0" w:space="0" w:color="auto"/>
        <w:left w:val="none" w:sz="0" w:space="0" w:color="auto"/>
        <w:bottom w:val="none" w:sz="0" w:space="0" w:color="auto"/>
        <w:right w:val="none" w:sz="0" w:space="0" w:color="auto"/>
      </w:divBdr>
    </w:div>
    <w:div w:id="885484523">
      <w:bodyDiv w:val="1"/>
      <w:marLeft w:val="0"/>
      <w:marRight w:val="0"/>
      <w:marTop w:val="0"/>
      <w:marBottom w:val="0"/>
      <w:divBdr>
        <w:top w:val="none" w:sz="0" w:space="0" w:color="auto"/>
        <w:left w:val="none" w:sz="0" w:space="0" w:color="auto"/>
        <w:bottom w:val="none" w:sz="0" w:space="0" w:color="auto"/>
        <w:right w:val="none" w:sz="0" w:space="0" w:color="auto"/>
      </w:divBdr>
    </w:div>
    <w:div w:id="892960707">
      <w:bodyDiv w:val="1"/>
      <w:marLeft w:val="0"/>
      <w:marRight w:val="0"/>
      <w:marTop w:val="0"/>
      <w:marBottom w:val="0"/>
      <w:divBdr>
        <w:top w:val="none" w:sz="0" w:space="0" w:color="auto"/>
        <w:left w:val="none" w:sz="0" w:space="0" w:color="auto"/>
        <w:bottom w:val="none" w:sz="0" w:space="0" w:color="auto"/>
        <w:right w:val="none" w:sz="0" w:space="0" w:color="auto"/>
      </w:divBdr>
    </w:div>
    <w:div w:id="988443304">
      <w:bodyDiv w:val="1"/>
      <w:marLeft w:val="0"/>
      <w:marRight w:val="0"/>
      <w:marTop w:val="0"/>
      <w:marBottom w:val="0"/>
      <w:divBdr>
        <w:top w:val="none" w:sz="0" w:space="0" w:color="auto"/>
        <w:left w:val="none" w:sz="0" w:space="0" w:color="auto"/>
        <w:bottom w:val="none" w:sz="0" w:space="0" w:color="auto"/>
        <w:right w:val="none" w:sz="0" w:space="0" w:color="auto"/>
      </w:divBdr>
    </w:div>
    <w:div w:id="1043748379">
      <w:bodyDiv w:val="1"/>
      <w:marLeft w:val="0"/>
      <w:marRight w:val="0"/>
      <w:marTop w:val="0"/>
      <w:marBottom w:val="0"/>
      <w:divBdr>
        <w:top w:val="none" w:sz="0" w:space="0" w:color="auto"/>
        <w:left w:val="none" w:sz="0" w:space="0" w:color="auto"/>
        <w:bottom w:val="none" w:sz="0" w:space="0" w:color="auto"/>
        <w:right w:val="none" w:sz="0" w:space="0" w:color="auto"/>
      </w:divBdr>
    </w:div>
    <w:div w:id="1887519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microsoft.com/office/2011/relationships/people" Target="people.xml"/><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1</Pages>
  <Words>1740</Words>
  <Characters>9918</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Vân Anh</dc:creator>
  <cp:keywords/>
  <dc:description/>
  <cp:lastModifiedBy>Trần Vân Anh</cp:lastModifiedBy>
  <cp:revision>10</cp:revision>
  <cp:lastPrinted>2023-10-16T16:49:00Z</cp:lastPrinted>
  <dcterms:created xsi:type="dcterms:W3CDTF">2023-10-16T16:10:00Z</dcterms:created>
  <dcterms:modified xsi:type="dcterms:W3CDTF">2023-10-16T16:50:00Z</dcterms:modified>
</cp:coreProperties>
</file>